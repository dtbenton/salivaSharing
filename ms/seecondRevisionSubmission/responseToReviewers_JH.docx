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6AD950C" w:rsidR="00D712B4" w:rsidRDefault="00000000">
      <w:pPr>
        <w:rPr>
          <w:rFonts w:ascii="Times New Roman" w:eastAsia="Times New Roman" w:hAnsi="Times New Roman" w:cs="Times New Roman"/>
        </w:rPr>
      </w:pPr>
      <w:r>
        <w:rPr>
          <w:rFonts w:ascii="Times New Roman" w:eastAsia="Times New Roman" w:hAnsi="Times New Roman" w:cs="Times New Roman"/>
        </w:rPr>
        <w:t>Dear Dr</w:t>
      </w:r>
      <w:r w:rsidR="009B0094">
        <w:rPr>
          <w:rFonts w:ascii="Times New Roman" w:eastAsia="Times New Roman" w:hAnsi="Times New Roman" w:cs="Times New Roman"/>
        </w:rPr>
        <w:t>s</w:t>
      </w:r>
      <w:r>
        <w:rPr>
          <w:rFonts w:ascii="Times New Roman" w:eastAsia="Times New Roman" w:hAnsi="Times New Roman" w:cs="Times New Roman"/>
        </w:rPr>
        <w:t>. Vlach</w:t>
      </w:r>
      <w:r w:rsidR="009B0094">
        <w:rPr>
          <w:rFonts w:ascii="Times New Roman" w:eastAsia="Times New Roman" w:hAnsi="Times New Roman" w:cs="Times New Roman"/>
        </w:rPr>
        <w:t xml:space="preserve"> and </w:t>
      </w:r>
      <w:proofErr w:type="spellStart"/>
      <w:r w:rsidR="009B0094">
        <w:rPr>
          <w:rFonts w:ascii="Times New Roman" w:eastAsia="Times New Roman" w:hAnsi="Times New Roman" w:cs="Times New Roman"/>
        </w:rPr>
        <w:t>Winsler</w:t>
      </w:r>
      <w:proofErr w:type="spellEnd"/>
      <w:r>
        <w:rPr>
          <w:rFonts w:ascii="Times New Roman" w:eastAsia="Times New Roman" w:hAnsi="Times New Roman" w:cs="Times New Roman"/>
        </w:rPr>
        <w:t>,</w:t>
      </w:r>
    </w:p>
    <w:p w14:paraId="00000002" w14:textId="77777777" w:rsidR="00D712B4" w:rsidRDefault="00D712B4">
      <w:pPr>
        <w:rPr>
          <w:rFonts w:ascii="Times New Roman" w:eastAsia="Times New Roman" w:hAnsi="Times New Roman" w:cs="Times New Roman"/>
        </w:rPr>
      </w:pPr>
    </w:p>
    <w:p w14:paraId="00000003" w14:textId="56614040" w:rsidR="00D712B4" w:rsidRDefault="00000000">
      <w:pPr>
        <w:rPr>
          <w:rFonts w:ascii="Times New Roman" w:eastAsia="Times New Roman" w:hAnsi="Times New Roman" w:cs="Times New Roman"/>
        </w:rPr>
      </w:pPr>
      <w:r>
        <w:rPr>
          <w:rFonts w:ascii="Times New Roman" w:eastAsia="Times New Roman" w:hAnsi="Times New Roman" w:cs="Times New Roman"/>
        </w:rPr>
        <w:tab/>
        <w:t>We</w:t>
      </w:r>
      <w:r w:rsidR="003061DC">
        <w:rPr>
          <w:rFonts w:ascii="Times New Roman" w:eastAsia="Times New Roman" w:hAnsi="Times New Roman" w:cs="Times New Roman"/>
        </w:rPr>
        <w:t xml:space="preserve"> once again thank you and the reviewers for your helpful comments on our manuscript entitled, “How saliva sharing becomes a cue for comfort” and, most importantly, for another chance to revise this submission. </w:t>
      </w:r>
      <w:r>
        <w:rPr>
          <w:rFonts w:ascii="Times New Roman" w:eastAsia="Times New Roman" w:hAnsi="Times New Roman" w:cs="Times New Roman"/>
        </w:rPr>
        <w:t xml:space="preserve"> </w:t>
      </w:r>
      <w:r w:rsidR="003061DC">
        <w:rPr>
          <w:rFonts w:ascii="Times New Roman" w:eastAsia="Times New Roman" w:hAnsi="Times New Roman" w:cs="Times New Roman"/>
        </w:rPr>
        <w:t>We organize our response to reviewers in the same manner as our initial response; that is, our responses</w:t>
      </w:r>
      <w:r>
        <w:rPr>
          <w:rFonts w:ascii="Times New Roman" w:eastAsia="Times New Roman" w:hAnsi="Times New Roman" w:cs="Times New Roman"/>
        </w:rPr>
        <w:t xml:space="preserve"> are written in red. The original comment is in black. </w:t>
      </w:r>
      <w:r w:rsidR="003061DC">
        <w:rPr>
          <w:rFonts w:ascii="Times New Roman" w:eastAsia="Times New Roman" w:hAnsi="Times New Roman" w:cs="Times New Roman"/>
        </w:rPr>
        <w:t>Finally, we indicate, in hard brackets, the location of each change.</w:t>
      </w:r>
    </w:p>
    <w:p w14:paraId="00000004" w14:textId="77777777" w:rsidR="00D712B4" w:rsidRDefault="00D712B4">
      <w:pPr>
        <w:rPr>
          <w:rFonts w:ascii="Times New Roman" w:eastAsia="Times New Roman" w:hAnsi="Times New Roman" w:cs="Times New Roman"/>
        </w:rPr>
      </w:pPr>
    </w:p>
    <w:p w14:paraId="00000005" w14:textId="77777777" w:rsidR="00D712B4" w:rsidRDefault="00000000">
      <w:pPr>
        <w:rPr>
          <w:rFonts w:ascii="Times New Roman" w:eastAsia="Times New Roman" w:hAnsi="Times New Roman" w:cs="Times New Roman"/>
        </w:rPr>
      </w:pPr>
      <w:r>
        <w:rPr>
          <w:rFonts w:ascii="Times New Roman" w:eastAsia="Times New Roman" w:hAnsi="Times New Roman" w:cs="Times New Roman"/>
        </w:rPr>
        <w:t>Response to Reviewers</w:t>
      </w:r>
    </w:p>
    <w:p w14:paraId="00000006" w14:textId="77777777" w:rsidR="00D712B4" w:rsidRDefault="00D712B4">
      <w:pPr>
        <w:rPr>
          <w:rFonts w:ascii="Times New Roman" w:eastAsia="Times New Roman" w:hAnsi="Times New Roman" w:cs="Times New Roman"/>
        </w:rPr>
      </w:pPr>
    </w:p>
    <w:p w14:paraId="77D63CE5" w14:textId="60EF3E5E" w:rsidR="00E44364" w:rsidRDefault="00E44364">
      <w:pPr>
        <w:rPr>
          <w:ins w:id="0" w:author="Benton, Deon" w:date="2026-06-02T17:29:00Z" w16du:dateUtc="2026-06-02T22:29:00Z"/>
          <w:rFonts w:ascii="Times New Roman" w:eastAsia="Times New Roman" w:hAnsi="Times New Roman" w:cs="Times New Roman"/>
          <w:b/>
          <w:bCs/>
        </w:rPr>
      </w:pPr>
      <w:ins w:id="1" w:author="Benton, Deon" w:date="2026-06-02T17:29:00Z" w16du:dateUtc="2026-06-02T22:29:00Z">
        <w:r>
          <w:rPr>
            <w:rFonts w:ascii="Times New Roman" w:eastAsia="Times New Roman" w:hAnsi="Times New Roman" w:cs="Times New Roman"/>
            <w:b/>
            <w:bCs/>
          </w:rPr>
          <w:t>Editor.</w:t>
        </w:r>
      </w:ins>
    </w:p>
    <w:p w14:paraId="13A5E298" w14:textId="77777777" w:rsidR="00E44364" w:rsidRDefault="00E44364">
      <w:pPr>
        <w:rPr>
          <w:ins w:id="2" w:author="Benton, Deon" w:date="2026-06-02T17:29:00Z" w16du:dateUtc="2026-06-02T22:29:00Z"/>
          <w:rFonts w:ascii="Times New Roman" w:eastAsia="Times New Roman" w:hAnsi="Times New Roman" w:cs="Times New Roman"/>
          <w:b/>
          <w:bCs/>
        </w:rPr>
      </w:pPr>
    </w:p>
    <w:p w14:paraId="399B9847" w14:textId="77777777" w:rsidR="00E44364" w:rsidRDefault="00E44364" w:rsidP="00E44364">
      <w:pPr>
        <w:rPr>
          <w:ins w:id="3" w:author="Benton, Deon" w:date="2026-06-02T17:29:00Z" w16du:dateUtc="2026-06-02T22:29:00Z"/>
          <w:rFonts w:ascii="Times New Roman" w:eastAsia="Times New Roman" w:hAnsi="Times New Roman" w:cs="Times New Roman"/>
        </w:rPr>
      </w:pPr>
      <w:ins w:id="4" w:author="Benton, Deon" w:date="2026-06-02T17:29:00Z" w16du:dateUtc="2026-06-02T22:29:00Z">
        <w:r w:rsidRPr="00E44364">
          <w:rPr>
            <w:rFonts w:ascii="Times New Roman" w:eastAsia="Times New Roman" w:hAnsi="Times New Roman" w:cs="Times New Roman"/>
          </w:rPr>
          <w:t xml:space="preserve">I disagree with the idea of one </w:t>
        </w:r>
        <w:proofErr w:type="gramStart"/>
        <w:r w:rsidRPr="00E44364">
          <w:rPr>
            <w:rFonts w:ascii="Times New Roman" w:eastAsia="Times New Roman" w:hAnsi="Times New Roman" w:cs="Times New Roman"/>
          </w:rPr>
          <w:t>reviewer of</w:t>
        </w:r>
        <w:proofErr w:type="gramEnd"/>
        <w:r w:rsidRPr="00E44364">
          <w:rPr>
            <w:rFonts w:ascii="Times New Roman" w:eastAsia="Times New Roman" w:hAnsi="Times New Roman" w:cs="Times New Roman"/>
          </w:rPr>
          <w:t xml:space="preserve"> adding a summary table.</w:t>
        </w:r>
      </w:ins>
    </w:p>
    <w:p w14:paraId="46B17E50" w14:textId="77777777" w:rsidR="00E44364" w:rsidRDefault="00E44364" w:rsidP="00E44364">
      <w:pPr>
        <w:rPr>
          <w:ins w:id="5" w:author="Benton, Deon" w:date="2026-06-02T17:29:00Z" w16du:dateUtc="2026-06-02T22:29:00Z"/>
          <w:rFonts w:ascii="Times New Roman" w:eastAsia="Times New Roman" w:hAnsi="Times New Roman" w:cs="Times New Roman"/>
        </w:rPr>
      </w:pPr>
    </w:p>
    <w:p w14:paraId="10E6BE63" w14:textId="43BD4874" w:rsidR="00E44364" w:rsidRPr="00E44364" w:rsidRDefault="00E44364" w:rsidP="00E44364">
      <w:pPr>
        <w:rPr>
          <w:ins w:id="6" w:author="Benton, Deon" w:date="2026-06-02T17:29:00Z" w16du:dateUtc="2026-06-02T22:29:00Z"/>
          <w:rFonts w:ascii="Times New Roman" w:eastAsia="Times New Roman" w:hAnsi="Times New Roman" w:cs="Times New Roman"/>
        </w:rPr>
      </w:pPr>
      <w:ins w:id="7" w:author="Benton, Deon" w:date="2026-06-02T17:29:00Z" w16du:dateUtc="2026-06-02T22:29:00Z">
        <w:r>
          <w:rPr>
            <w:rFonts w:ascii="Times New Roman" w:eastAsia="Times New Roman" w:hAnsi="Times New Roman" w:cs="Times New Roman"/>
          </w:rPr>
          <w:t>We agree</w:t>
        </w:r>
      </w:ins>
      <w:ins w:id="8" w:author="Benton, Deon" w:date="2026-06-02T17:30:00Z" w16du:dateUtc="2026-06-02T22:30:00Z">
        <w:r>
          <w:rPr>
            <w:rFonts w:ascii="Times New Roman" w:eastAsia="Times New Roman" w:hAnsi="Times New Roman" w:cs="Times New Roman"/>
          </w:rPr>
          <w:t xml:space="preserve"> with the reviewer, but to strike a balance, we’ve added informative titles to our Simulation headers and have revised our conditions names so that they’re more readable (see</w:t>
        </w:r>
      </w:ins>
      <w:ins w:id="9" w:author="Benton, Deon" w:date="2026-06-02T17:31:00Z" w16du:dateUtc="2026-06-02T22:31:00Z">
        <w:r>
          <w:rPr>
            <w:rFonts w:ascii="Times New Roman" w:eastAsia="Times New Roman" w:hAnsi="Times New Roman" w:cs="Times New Roman"/>
          </w:rPr>
          <w:t xml:space="preserve"> Comment 5 below).</w:t>
        </w:r>
      </w:ins>
    </w:p>
    <w:p w14:paraId="212DA4DA" w14:textId="77777777" w:rsidR="00E44364" w:rsidRPr="00E44364" w:rsidRDefault="00E44364" w:rsidP="00E44364">
      <w:pPr>
        <w:rPr>
          <w:ins w:id="10" w:author="Benton, Deon" w:date="2026-06-02T17:29:00Z" w16du:dateUtc="2026-06-02T22:29:00Z"/>
          <w:rFonts w:ascii="Times New Roman" w:eastAsia="Times New Roman" w:hAnsi="Times New Roman" w:cs="Times New Roman"/>
        </w:rPr>
      </w:pPr>
    </w:p>
    <w:p w14:paraId="6F19F67D" w14:textId="77777777" w:rsidR="00E44364" w:rsidRDefault="00E44364" w:rsidP="00E44364">
      <w:pPr>
        <w:rPr>
          <w:ins w:id="11" w:author="Benton, Deon" w:date="2026-06-02T17:31:00Z" w16du:dateUtc="2026-06-02T22:31:00Z"/>
          <w:rFonts w:ascii="Times New Roman" w:eastAsia="Times New Roman" w:hAnsi="Times New Roman" w:cs="Times New Roman"/>
        </w:rPr>
      </w:pPr>
      <w:ins w:id="12" w:author="Benton, Deon" w:date="2026-06-02T17:29:00Z" w16du:dateUtc="2026-06-02T22:29:00Z">
        <w:r w:rsidRPr="00E44364">
          <w:rPr>
            <w:rFonts w:ascii="Times New Roman" w:eastAsia="Times New Roman" w:hAnsi="Times New Roman" w:cs="Times New Roman"/>
          </w:rPr>
          <w:t xml:space="preserve">I agree with the reviewer on providing more clarity in the results figures with condition name if possible added and the 600, 700, 800 stuff needs to be explained in the figure notes or title </w:t>
        </w:r>
      </w:ins>
    </w:p>
    <w:p w14:paraId="024D1576" w14:textId="77777777" w:rsidR="00E44364" w:rsidRDefault="00E44364" w:rsidP="00E44364">
      <w:pPr>
        <w:rPr>
          <w:ins w:id="13" w:author="Benton, Deon" w:date="2026-06-02T17:31:00Z" w16du:dateUtc="2026-06-02T22:31:00Z"/>
          <w:rFonts w:ascii="Times New Roman" w:eastAsia="Times New Roman" w:hAnsi="Times New Roman" w:cs="Times New Roman"/>
        </w:rPr>
      </w:pPr>
    </w:p>
    <w:p w14:paraId="6B8278CD" w14:textId="0DC3DAF8" w:rsidR="00E44364" w:rsidRPr="00E44364" w:rsidRDefault="00E44364" w:rsidP="00E44364">
      <w:pPr>
        <w:rPr>
          <w:ins w:id="14" w:author="Benton, Deon" w:date="2026-06-02T17:29:00Z" w16du:dateUtc="2026-06-02T22:29:00Z"/>
          <w:rFonts w:ascii="Times New Roman" w:eastAsia="Times New Roman" w:hAnsi="Times New Roman" w:cs="Times New Roman"/>
        </w:rPr>
      </w:pPr>
      <w:ins w:id="15" w:author="Benton, Deon" w:date="2026-06-02T17:31:00Z" w16du:dateUtc="2026-06-02T22:31:00Z">
        <w:r>
          <w:rPr>
            <w:rFonts w:ascii="Times New Roman" w:eastAsia="Times New Roman" w:hAnsi="Times New Roman" w:cs="Times New Roman"/>
          </w:rPr>
          <w:t xml:space="preserve">We agree with the editor and reviewer and have </w:t>
        </w:r>
      </w:ins>
      <w:ins w:id="16" w:author="Benton, Deon" w:date="2026-06-02T17:35:00Z" w16du:dateUtc="2026-06-02T22:35:00Z">
        <w:r>
          <w:rPr>
            <w:rFonts w:ascii="Times New Roman" w:eastAsia="Times New Roman" w:hAnsi="Times New Roman" w:cs="Times New Roman"/>
          </w:rPr>
          <w:t xml:space="preserve">added informative titles to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our results figures – you’ll see that they all have the “Pretraining Epochs” title</w:t>
        </w:r>
      </w:ins>
      <w:ins w:id="17" w:author="Benton, Deon" w:date="2026-06-02T17:31:00Z" w16du:dateUtc="2026-06-02T22:31:00Z">
        <w:r>
          <w:rPr>
            <w:rFonts w:ascii="Times New Roman" w:eastAsia="Times New Roman" w:hAnsi="Times New Roman" w:cs="Times New Roman"/>
          </w:rPr>
          <w:t xml:space="preserve"> our figures to clarify what the facet titles mean</w:t>
        </w:r>
      </w:ins>
      <w:ins w:id="18" w:author="Benton, Deon" w:date="2026-06-02T17:32:00Z" w16du:dateUtc="2026-06-02T22:32:00Z">
        <w:r>
          <w:rPr>
            <w:rFonts w:ascii="Times New Roman" w:eastAsia="Times New Roman" w:hAnsi="Times New Roman" w:cs="Times New Roman"/>
          </w:rPr>
          <w:t xml:space="preserve">; that is, the results </w:t>
        </w:r>
        <w:proofErr w:type="gramStart"/>
        <w:r>
          <w:rPr>
            <w:rFonts w:ascii="Times New Roman" w:eastAsia="Times New Roman" w:hAnsi="Times New Roman" w:cs="Times New Roman"/>
          </w:rPr>
          <w:t>figures</w:t>
        </w:r>
        <w:proofErr w:type="gramEnd"/>
        <w:r>
          <w:rPr>
            <w:rFonts w:ascii="Times New Roman" w:eastAsia="Times New Roman" w:hAnsi="Times New Roman" w:cs="Times New Roman"/>
          </w:rPr>
          <w:t xml:space="preserve"> now read “Pretraining Epochs”</w:t>
        </w:r>
      </w:ins>
    </w:p>
    <w:p w14:paraId="52121B8F" w14:textId="77777777" w:rsidR="00E44364" w:rsidRPr="00E44364" w:rsidRDefault="00E44364" w:rsidP="00E44364">
      <w:pPr>
        <w:rPr>
          <w:ins w:id="19" w:author="Benton, Deon" w:date="2026-06-02T17:29:00Z" w16du:dateUtc="2026-06-02T22:29:00Z"/>
          <w:rFonts w:ascii="Times New Roman" w:eastAsia="Times New Roman" w:hAnsi="Times New Roman" w:cs="Times New Roman"/>
        </w:rPr>
      </w:pPr>
    </w:p>
    <w:p w14:paraId="1BB82A6C" w14:textId="77777777" w:rsidR="00E44364" w:rsidRPr="00E44364" w:rsidRDefault="00E44364" w:rsidP="00E44364">
      <w:pPr>
        <w:rPr>
          <w:ins w:id="20" w:author="Benton, Deon" w:date="2026-06-02T17:29:00Z" w16du:dateUtc="2026-06-02T22:29:00Z"/>
          <w:rFonts w:ascii="Times New Roman" w:eastAsia="Times New Roman" w:hAnsi="Times New Roman" w:cs="Times New Roman"/>
        </w:rPr>
      </w:pPr>
      <w:ins w:id="21" w:author="Benton, Deon" w:date="2026-06-02T17:29:00Z" w16du:dateUtc="2026-06-02T22:29:00Z">
        <w:r w:rsidRPr="00E44364">
          <w:rPr>
            <w:rFonts w:ascii="Times New Roman" w:eastAsia="Times New Roman" w:hAnsi="Times New Roman" w:cs="Times New Roman"/>
          </w:rPr>
          <w:t>In your revise and resubmit, please provide:</w:t>
        </w:r>
      </w:ins>
    </w:p>
    <w:p w14:paraId="0340332D" w14:textId="77777777" w:rsidR="00E44364" w:rsidRPr="00E44364" w:rsidRDefault="00E44364" w:rsidP="00E44364">
      <w:pPr>
        <w:rPr>
          <w:ins w:id="22" w:author="Benton, Deon" w:date="2026-06-02T17:29:00Z" w16du:dateUtc="2026-06-02T22:29:00Z"/>
          <w:rFonts w:ascii="Times New Roman" w:eastAsia="Times New Roman" w:hAnsi="Times New Roman" w:cs="Times New Roman"/>
        </w:rPr>
      </w:pPr>
    </w:p>
    <w:p w14:paraId="50F7F2D4" w14:textId="77777777" w:rsidR="00E44364" w:rsidRPr="00E44364" w:rsidRDefault="00E44364" w:rsidP="00E44364">
      <w:pPr>
        <w:rPr>
          <w:ins w:id="23" w:author="Benton, Deon" w:date="2026-06-02T17:29:00Z" w16du:dateUtc="2026-06-02T22:29:00Z"/>
          <w:rFonts w:ascii="Times New Roman" w:eastAsia="Times New Roman" w:hAnsi="Times New Roman" w:cs="Times New Roman"/>
        </w:rPr>
      </w:pPr>
      <w:ins w:id="24" w:author="Benton, Deon" w:date="2026-06-02T17:29:00Z" w16du:dateUtc="2026-06-02T22:29:00Z">
        <w:r w:rsidRPr="00E44364">
          <w:rPr>
            <w:rFonts w:ascii="Times New Roman" w:eastAsia="Times New Roman" w:hAnsi="Times New Roman" w:cs="Times New Roman"/>
          </w:rPr>
          <w:t xml:space="preserve">a detailed cover letter explaining on a point-by-point basis how you have addressed each of the </w:t>
        </w:r>
        <w:proofErr w:type="gramStart"/>
        <w:r w:rsidRPr="00E44364">
          <w:rPr>
            <w:rFonts w:ascii="Times New Roman" w:eastAsia="Times New Roman" w:hAnsi="Times New Roman" w:cs="Times New Roman"/>
          </w:rPr>
          <w:t>reviewer</w:t>
        </w:r>
        <w:proofErr w:type="gramEnd"/>
        <w:r w:rsidRPr="00E44364">
          <w:rPr>
            <w:rFonts w:ascii="Times New Roman" w:eastAsia="Times New Roman" w:hAnsi="Times New Roman" w:cs="Times New Roman"/>
          </w:rPr>
          <w:t xml:space="preserve"> comments, including the pages on which changes have been made;</w:t>
        </w:r>
      </w:ins>
    </w:p>
    <w:p w14:paraId="532B92AC" w14:textId="77777777" w:rsidR="00E44364" w:rsidRPr="00E44364" w:rsidRDefault="00E44364" w:rsidP="00E44364">
      <w:pPr>
        <w:rPr>
          <w:ins w:id="25" w:author="Benton, Deon" w:date="2026-06-02T17:29:00Z" w16du:dateUtc="2026-06-02T22:29:00Z"/>
          <w:rFonts w:ascii="Times New Roman" w:eastAsia="Times New Roman" w:hAnsi="Times New Roman" w:cs="Times New Roman"/>
        </w:rPr>
      </w:pPr>
    </w:p>
    <w:p w14:paraId="49A6B14B" w14:textId="77777777" w:rsidR="00E44364" w:rsidRPr="00E44364" w:rsidRDefault="00E44364" w:rsidP="00E44364">
      <w:pPr>
        <w:rPr>
          <w:ins w:id="26" w:author="Benton, Deon" w:date="2026-06-02T17:29:00Z" w16du:dateUtc="2026-06-02T22:29:00Z"/>
          <w:rFonts w:ascii="Times New Roman" w:eastAsia="Times New Roman" w:hAnsi="Times New Roman" w:cs="Times New Roman"/>
        </w:rPr>
      </w:pPr>
      <w:ins w:id="27" w:author="Benton, Deon" w:date="2026-06-02T17:29:00Z" w16du:dateUtc="2026-06-02T22:29:00Z">
        <w:r w:rsidRPr="00E44364">
          <w:rPr>
            <w:rFonts w:ascii="Times New Roman" w:eastAsia="Times New Roman" w:hAnsi="Times New Roman" w:cs="Times New Roman"/>
          </w:rPr>
          <w:t>a clean version prepared in APA style.</w:t>
        </w:r>
      </w:ins>
    </w:p>
    <w:p w14:paraId="1AEC57CD" w14:textId="77777777" w:rsidR="00E44364" w:rsidRPr="00E44364" w:rsidRDefault="00E44364" w:rsidP="00E44364">
      <w:pPr>
        <w:rPr>
          <w:ins w:id="28" w:author="Benton, Deon" w:date="2026-06-02T17:29:00Z" w16du:dateUtc="2026-06-02T22:29:00Z"/>
          <w:rFonts w:ascii="Times New Roman" w:eastAsia="Times New Roman" w:hAnsi="Times New Roman" w:cs="Times New Roman"/>
        </w:rPr>
      </w:pPr>
    </w:p>
    <w:p w14:paraId="77F106DF" w14:textId="77777777" w:rsidR="00E44364" w:rsidRPr="00E44364" w:rsidRDefault="00E44364" w:rsidP="00E44364">
      <w:pPr>
        <w:rPr>
          <w:ins w:id="29" w:author="Benton, Deon" w:date="2026-06-02T17:29:00Z" w16du:dateUtc="2026-06-02T22:29:00Z"/>
          <w:rFonts w:ascii="Times New Roman" w:eastAsia="Times New Roman" w:hAnsi="Times New Roman" w:cs="Times New Roman"/>
        </w:rPr>
      </w:pPr>
      <w:ins w:id="30" w:author="Benton, Deon" w:date="2026-06-02T17:29:00Z" w16du:dateUtc="2026-06-02T22:29:00Z">
        <w:r w:rsidRPr="00E44364">
          <w:rPr>
            <w:rFonts w:ascii="Times New Roman" w:eastAsia="Times New Roman" w:hAnsi="Times New Roman" w:cs="Times New Roman"/>
          </w:rPr>
          <w:t>Authors of all article types except Commentaries and Responses are now required to submit a lay summary as part of the submission, in addition to the main text abstract. The lay summary should clearly summarize the focus and findings of the article for non-expert readers. It will be published both online and in the PDF version of the article. It should be submitted as part of the main manuscript file, under the heading ‘Lay summary’, before the abstract in the main text. It should be no longer than 120 words and must not contain reference citations or abbreviations.</w:t>
        </w:r>
      </w:ins>
    </w:p>
    <w:p w14:paraId="74A18A13" w14:textId="77777777" w:rsidR="00E44364" w:rsidRPr="00E44364" w:rsidRDefault="00E44364" w:rsidP="00E44364">
      <w:pPr>
        <w:rPr>
          <w:ins w:id="31" w:author="Benton, Deon" w:date="2026-06-02T17:29:00Z" w16du:dateUtc="2026-06-02T22:29:00Z"/>
          <w:rFonts w:ascii="Times New Roman" w:eastAsia="Times New Roman" w:hAnsi="Times New Roman" w:cs="Times New Roman"/>
        </w:rPr>
      </w:pPr>
    </w:p>
    <w:p w14:paraId="5D1D4E4A" w14:textId="743AFED9" w:rsidR="00E44364" w:rsidRPr="00E44364" w:rsidRDefault="00E44364" w:rsidP="00E44364">
      <w:pPr>
        <w:rPr>
          <w:ins w:id="32" w:author="Benton, Deon" w:date="2026-06-02T17:29:00Z" w16du:dateUtc="2026-06-02T22:29:00Z"/>
          <w:rFonts w:ascii="Times New Roman" w:eastAsia="Times New Roman" w:hAnsi="Times New Roman" w:cs="Times New Roman"/>
          <w:rPrChange w:id="33" w:author="Benton, Deon" w:date="2026-06-02T17:29:00Z" w16du:dateUtc="2026-06-02T22:29:00Z">
            <w:rPr>
              <w:ins w:id="34" w:author="Benton, Deon" w:date="2026-06-02T17:29:00Z" w16du:dateUtc="2026-06-02T22:29:00Z"/>
              <w:rFonts w:ascii="Times New Roman" w:eastAsia="Times New Roman" w:hAnsi="Times New Roman" w:cs="Times New Roman"/>
              <w:b/>
              <w:bCs/>
            </w:rPr>
          </w:rPrChange>
        </w:rPr>
      </w:pPr>
      <w:ins w:id="35" w:author="Benton, Deon" w:date="2026-06-02T17:29:00Z" w16du:dateUtc="2026-06-02T22:29:00Z">
        <w:r w:rsidRPr="00E44364">
          <w:rPr>
            <w:rFonts w:ascii="Times New Roman" w:eastAsia="Times New Roman" w:hAnsi="Times New Roman" w:cs="Times New Roman"/>
          </w:rPr>
          <w:t>REMINDER: if you have not already done so, when submitting your revised manuscript, please include a short alternative-text description under the figure legend for each figure. Alt-text is required to ensure the accessibility of our publications. Guidance is available on the journal’s Author Guidelines webpage and at https://academic.oup.com/pages/for-authors/journals/preparing-and-submitting-your-manuscript</w:t>
        </w:r>
      </w:ins>
    </w:p>
    <w:p w14:paraId="00000007" w14:textId="415BBFB4" w:rsidR="00D712B4" w:rsidRPr="003061DC" w:rsidRDefault="00000000">
      <w:pPr>
        <w:rPr>
          <w:rFonts w:ascii="Times New Roman" w:eastAsia="Times New Roman" w:hAnsi="Times New Roman" w:cs="Times New Roman"/>
          <w:b/>
          <w:bCs/>
        </w:rPr>
      </w:pPr>
      <w:r w:rsidRPr="003061DC">
        <w:rPr>
          <w:rFonts w:ascii="Times New Roman" w:eastAsia="Times New Roman" w:hAnsi="Times New Roman" w:cs="Times New Roman"/>
          <w:b/>
          <w:bCs/>
        </w:rPr>
        <w:t>Reviewer 1.</w:t>
      </w:r>
    </w:p>
    <w:p w14:paraId="00000008" w14:textId="77777777" w:rsidR="00D712B4" w:rsidRDefault="00D712B4">
      <w:pPr>
        <w:rPr>
          <w:rFonts w:ascii="Times New Roman" w:eastAsia="Times New Roman" w:hAnsi="Times New Roman" w:cs="Times New Roman"/>
        </w:rPr>
      </w:pPr>
    </w:p>
    <w:p w14:paraId="0000000A" w14:textId="5AEF5CAD" w:rsidR="00D712B4" w:rsidRPr="003061DC" w:rsidRDefault="003061DC" w:rsidP="003061DC">
      <w:pPr>
        <w:pStyle w:val="ListParagraph"/>
        <w:numPr>
          <w:ilvl w:val="0"/>
          <w:numId w:val="4"/>
        </w:numPr>
        <w:rPr>
          <w:rFonts w:ascii="Times New Roman" w:eastAsia="Times New Roman" w:hAnsi="Times New Roman" w:cs="Times New Roman"/>
        </w:rPr>
      </w:pPr>
      <w:r w:rsidRPr="003061DC">
        <w:rPr>
          <w:rFonts w:ascii="Times New Roman" w:eastAsia="Times New Roman" w:hAnsi="Times New Roman" w:cs="Times New Roman"/>
        </w:rPr>
        <w:lastRenderedPageBreak/>
        <w:t>I reviewed this with a student. Her comments are comprehensive and I have only one thing to add: A typo in a reference (Ciftci et al., 2025, cited on p. 3, the second "c" is missing).</w:t>
      </w:r>
    </w:p>
    <w:p w14:paraId="0000000B" w14:textId="49BD1FC2" w:rsidR="00D712B4" w:rsidRDefault="003061DC">
      <w:pPr>
        <w:rPr>
          <w:rFonts w:ascii="Times New Roman" w:eastAsia="Times New Roman" w:hAnsi="Times New Roman" w:cs="Times New Roman"/>
          <w:color w:val="FF0000"/>
        </w:rPr>
      </w:pPr>
      <w:r>
        <w:rPr>
          <w:rFonts w:ascii="Times New Roman" w:eastAsia="Times New Roman" w:hAnsi="Times New Roman" w:cs="Times New Roman"/>
          <w:color w:val="FF0000"/>
        </w:rPr>
        <w:t>Fixed. [</w:t>
      </w:r>
      <w:r w:rsidR="00FA18D9">
        <w:rPr>
          <w:rFonts w:ascii="Times New Roman" w:eastAsia="Times New Roman" w:hAnsi="Times New Roman" w:cs="Times New Roman"/>
          <w:color w:val="FF0000"/>
        </w:rPr>
        <w:t>p. 3, second paragraph</w:t>
      </w:r>
      <w:r>
        <w:rPr>
          <w:rFonts w:ascii="Times New Roman" w:eastAsia="Times New Roman" w:hAnsi="Times New Roman" w:cs="Times New Roman"/>
          <w:color w:val="FF0000"/>
        </w:rPr>
        <w:t>]</w:t>
      </w:r>
    </w:p>
    <w:p w14:paraId="029143C1" w14:textId="77777777" w:rsidR="00CE3196" w:rsidRDefault="00CE3196">
      <w:pPr>
        <w:rPr>
          <w:rFonts w:ascii="Times New Roman" w:eastAsia="Times New Roman" w:hAnsi="Times New Roman" w:cs="Times New Roman"/>
          <w:color w:val="FF0000"/>
        </w:rPr>
      </w:pPr>
    </w:p>
    <w:p w14:paraId="63F9AC34" w14:textId="7C810BB1" w:rsidR="00CE3196" w:rsidRDefault="00CE3196" w:rsidP="00CE3196">
      <w:pPr>
        <w:pStyle w:val="ListParagraph"/>
        <w:numPr>
          <w:ilvl w:val="0"/>
          <w:numId w:val="4"/>
        </w:numPr>
        <w:rPr>
          <w:rFonts w:ascii="Times New Roman" w:eastAsia="Times New Roman" w:hAnsi="Times New Roman" w:cs="Times New Roman"/>
          <w:color w:val="000000" w:themeColor="text1"/>
        </w:rPr>
      </w:pPr>
      <w:r w:rsidRPr="00CE3196">
        <w:rPr>
          <w:rFonts w:ascii="Times New Roman" w:eastAsia="Times New Roman" w:hAnsi="Times New Roman" w:cs="Times New Roman"/>
          <w:color w:val="000000" w:themeColor="text1"/>
        </w:rPr>
        <w:t>STUDENT COMMENTS: I would like to thank the authors for carefully considering our comments, providing detailed explanations in their responses, and expanding the scope of the model. I believe the current version is much stronger in supporting their arguments.</w:t>
      </w:r>
    </w:p>
    <w:p w14:paraId="0000000C" w14:textId="77777777" w:rsidR="00D712B4" w:rsidRDefault="00D712B4">
      <w:pPr>
        <w:rPr>
          <w:rFonts w:ascii="Times New Roman" w:eastAsia="Times New Roman" w:hAnsi="Times New Roman" w:cs="Times New Roman"/>
        </w:rPr>
      </w:pPr>
    </w:p>
    <w:p w14:paraId="0917AEA6" w14:textId="2F343CDA" w:rsidR="00CE3196" w:rsidRDefault="00000000" w:rsidP="00CE3196">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 </w:t>
      </w:r>
      <w:r w:rsidR="00CE3196">
        <w:rPr>
          <w:rFonts w:ascii="Times New Roman" w:eastAsia="Times New Roman" w:hAnsi="Times New Roman" w:cs="Times New Roman"/>
          <w:color w:val="FF0000"/>
        </w:rPr>
        <w:t xml:space="preserve">We thank the reviewer for their kind words and </w:t>
      </w:r>
      <w:r w:rsidR="00E404E8">
        <w:rPr>
          <w:rFonts w:ascii="Times New Roman" w:eastAsia="Times New Roman" w:hAnsi="Times New Roman" w:cs="Times New Roman"/>
          <w:color w:val="FF0000"/>
        </w:rPr>
        <w:t>believe that</w:t>
      </w:r>
      <w:r w:rsidR="00CE3196">
        <w:rPr>
          <w:rFonts w:ascii="Times New Roman" w:eastAsia="Times New Roman" w:hAnsi="Times New Roman" w:cs="Times New Roman"/>
          <w:color w:val="FF0000"/>
        </w:rPr>
        <w:t xml:space="preserve"> we’ve sufficiently addressed their student’s remaining concerns. </w:t>
      </w:r>
    </w:p>
    <w:p w14:paraId="1BD64F4C" w14:textId="77777777" w:rsidR="00E404E8" w:rsidRDefault="00E404E8" w:rsidP="00CE3196">
      <w:pPr>
        <w:rPr>
          <w:rFonts w:ascii="Times New Roman" w:eastAsia="Times New Roman" w:hAnsi="Times New Roman" w:cs="Times New Roman"/>
          <w:color w:val="FF0000"/>
        </w:rPr>
      </w:pPr>
    </w:p>
    <w:p w14:paraId="0A9DD900" w14:textId="35D99C2A" w:rsidR="00E404E8" w:rsidRDefault="00E404E8" w:rsidP="00E404E8">
      <w:pPr>
        <w:pStyle w:val="ListParagraph"/>
        <w:numPr>
          <w:ilvl w:val="0"/>
          <w:numId w:val="4"/>
        </w:numPr>
        <w:rPr>
          <w:rFonts w:ascii="Times New Roman" w:eastAsia="Times New Roman" w:hAnsi="Times New Roman" w:cs="Times New Roman"/>
          <w:color w:val="000000" w:themeColor="text1"/>
        </w:rPr>
      </w:pPr>
      <w:r w:rsidRPr="00E404E8">
        <w:rPr>
          <w:rFonts w:ascii="Times New Roman" w:eastAsia="Times New Roman" w:hAnsi="Times New Roman" w:cs="Times New Roman"/>
          <w:color w:val="000000" w:themeColor="text1"/>
        </w:rPr>
        <w:t>I have a few suggestions for improving the readability of the manuscript. Other than that, I have no other revision requests.</w:t>
      </w:r>
    </w:p>
    <w:p w14:paraId="1C8A7DC2" w14:textId="639739A0" w:rsidR="00E404E8" w:rsidRDefault="00E404E8" w:rsidP="00E404E8">
      <w:pPr>
        <w:rPr>
          <w:rFonts w:ascii="Times New Roman" w:eastAsia="Times New Roman" w:hAnsi="Times New Roman" w:cs="Times New Roman"/>
          <w:color w:val="000000" w:themeColor="text1"/>
        </w:rPr>
      </w:pPr>
    </w:p>
    <w:p w14:paraId="506412FC" w14:textId="004736B5" w:rsidR="00E404E8" w:rsidRPr="00E404E8" w:rsidRDefault="00E404E8" w:rsidP="00E404E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We thank this reviewer for their helpful comments and think that the readability of the manuscript has improved because of them.</w:t>
      </w:r>
    </w:p>
    <w:p w14:paraId="000000B4" w14:textId="6C93C2A9" w:rsidR="00D712B4" w:rsidRDefault="00D712B4">
      <w:pPr>
        <w:rPr>
          <w:rFonts w:ascii="Times New Roman" w:eastAsia="Times New Roman" w:hAnsi="Times New Roman" w:cs="Times New Roman"/>
        </w:rPr>
      </w:pPr>
    </w:p>
    <w:p w14:paraId="73C6D736" w14:textId="26097053" w:rsidR="00E404E8" w:rsidRDefault="00E404E8" w:rsidP="00E404E8">
      <w:pPr>
        <w:pStyle w:val="ListParagraph"/>
        <w:numPr>
          <w:ilvl w:val="0"/>
          <w:numId w:val="4"/>
        </w:numPr>
        <w:rPr>
          <w:rFonts w:ascii="Times New Roman" w:eastAsia="Times New Roman" w:hAnsi="Times New Roman" w:cs="Times New Roman"/>
        </w:rPr>
      </w:pPr>
      <w:r w:rsidRPr="00E404E8">
        <w:rPr>
          <w:rFonts w:ascii="Times New Roman" w:eastAsia="Times New Roman" w:hAnsi="Times New Roman" w:cs="Times New Roman"/>
        </w:rPr>
        <w:t>1) In the abstract and at the end of page 4, the authors summarize what each simulation tests. However, Simulation 2's explanation is quite vague and difficult to understand: "captures the specificity of infants' expectations about comfort (Simulation 2)" Making this sentence clearer would be better for consistency with the explanations of other simulations and for overall comprehensibility.</w:t>
      </w:r>
    </w:p>
    <w:p w14:paraId="10955CB9" w14:textId="77777777" w:rsidR="00E404E8" w:rsidRDefault="00E404E8" w:rsidP="00E404E8">
      <w:pPr>
        <w:rPr>
          <w:rFonts w:ascii="Times New Roman" w:eastAsia="Times New Roman" w:hAnsi="Times New Roman" w:cs="Times New Roman"/>
        </w:rPr>
      </w:pPr>
    </w:p>
    <w:p w14:paraId="22ACDB5A" w14:textId="431F500B" w:rsidR="00E404E8" w:rsidRPr="009268BE" w:rsidRDefault="00E404E8" w:rsidP="00E404E8">
      <w:pPr>
        <w:rPr>
          <w:rFonts w:ascii="Times New Roman" w:eastAsia="Times New Roman" w:hAnsi="Times New Roman" w:cs="Times New Roman"/>
          <w:color w:val="EE0000"/>
        </w:rPr>
      </w:pPr>
      <w:r w:rsidRPr="009268BE">
        <w:rPr>
          <w:rFonts w:ascii="Times New Roman" w:eastAsia="Times New Roman" w:hAnsi="Times New Roman" w:cs="Times New Roman"/>
          <w:color w:val="EE0000"/>
        </w:rPr>
        <w:t xml:space="preserve">In the Abstract, the relevant text now reads: </w:t>
      </w:r>
    </w:p>
    <w:p w14:paraId="17E65591" w14:textId="77777777" w:rsidR="00E404E8" w:rsidRPr="009268BE" w:rsidRDefault="00E404E8" w:rsidP="00E404E8">
      <w:pPr>
        <w:rPr>
          <w:rFonts w:ascii="Times New Roman" w:eastAsia="Times New Roman" w:hAnsi="Times New Roman" w:cs="Times New Roman"/>
          <w:color w:val="EE0000"/>
        </w:rPr>
      </w:pPr>
    </w:p>
    <w:p w14:paraId="0350804B" w14:textId="149B2614" w:rsidR="00E404E8" w:rsidRPr="009268BE" w:rsidRDefault="00E404E8" w:rsidP="00E404E8">
      <w:pPr>
        <w:rPr>
          <w:rFonts w:ascii="Times New Roman" w:eastAsia="Times New Roman" w:hAnsi="Times New Roman" w:cs="Times New Roman"/>
          <w:color w:val="EE0000"/>
        </w:rPr>
      </w:pPr>
      <w:r w:rsidRPr="009268BE">
        <w:rPr>
          <w:rFonts w:ascii="Times New Roman" w:eastAsia="Times New Roman" w:hAnsi="Times New Roman" w:cs="Times New Roman"/>
          <w:color w:val="EE0000"/>
        </w:rPr>
        <w:t xml:space="preserve">“. . . captures the finding that infants’ responses were specific to comfort (Simulation </w:t>
      </w:r>
      <w:proofErr w:type="gramStart"/>
      <w:r w:rsidRPr="009268BE">
        <w:rPr>
          <w:rFonts w:ascii="Times New Roman" w:eastAsia="Times New Roman" w:hAnsi="Times New Roman" w:cs="Times New Roman"/>
          <w:color w:val="EE0000"/>
        </w:rPr>
        <w:t>2). . .</w:t>
      </w:r>
      <w:proofErr w:type="gramEnd"/>
      <w:r w:rsidRPr="009268BE">
        <w:rPr>
          <w:rFonts w:ascii="Times New Roman" w:eastAsia="Times New Roman" w:hAnsi="Times New Roman" w:cs="Times New Roman"/>
          <w:color w:val="EE0000"/>
        </w:rPr>
        <w:t>”</w:t>
      </w:r>
    </w:p>
    <w:p w14:paraId="2C6B96AD" w14:textId="77777777" w:rsidR="00E404E8" w:rsidRPr="009268BE" w:rsidRDefault="00E404E8" w:rsidP="00E404E8">
      <w:pPr>
        <w:rPr>
          <w:rFonts w:ascii="Times New Roman" w:eastAsia="Times New Roman" w:hAnsi="Times New Roman" w:cs="Times New Roman"/>
          <w:color w:val="EE0000"/>
        </w:rPr>
      </w:pPr>
    </w:p>
    <w:p w14:paraId="6E42EEDD" w14:textId="02FA97B7" w:rsidR="00E404E8" w:rsidRPr="009268BE" w:rsidRDefault="00E404E8" w:rsidP="00E404E8">
      <w:pPr>
        <w:rPr>
          <w:rFonts w:ascii="Times New Roman" w:eastAsia="Times New Roman" w:hAnsi="Times New Roman" w:cs="Times New Roman"/>
          <w:color w:val="EE0000"/>
        </w:rPr>
      </w:pPr>
      <w:r w:rsidRPr="009268BE">
        <w:rPr>
          <w:rFonts w:ascii="Times New Roman" w:eastAsia="Times New Roman" w:hAnsi="Times New Roman" w:cs="Times New Roman"/>
          <w:color w:val="EE0000"/>
        </w:rPr>
        <w:t>On page 6, the relevant text now reads:</w:t>
      </w:r>
    </w:p>
    <w:p w14:paraId="1613ABE3" w14:textId="77777777" w:rsidR="00E404E8" w:rsidRPr="009268BE" w:rsidRDefault="00E404E8" w:rsidP="00E404E8">
      <w:pPr>
        <w:rPr>
          <w:rFonts w:ascii="Times New Roman" w:eastAsia="Times New Roman" w:hAnsi="Times New Roman" w:cs="Times New Roman"/>
          <w:color w:val="EE0000"/>
        </w:rPr>
      </w:pPr>
    </w:p>
    <w:p w14:paraId="58FB391F" w14:textId="67259D7F" w:rsidR="00E404E8" w:rsidRPr="009268BE" w:rsidRDefault="00E404E8" w:rsidP="00E404E8">
      <w:pPr>
        <w:rPr>
          <w:rFonts w:ascii="Times New Roman" w:eastAsia="Times New Roman" w:hAnsi="Times New Roman" w:cs="Times New Roman"/>
          <w:color w:val="EE0000"/>
        </w:rPr>
      </w:pPr>
      <w:r w:rsidRPr="009268BE">
        <w:rPr>
          <w:rFonts w:ascii="Times New Roman" w:eastAsia="Times New Roman" w:hAnsi="Times New Roman" w:cs="Times New Roman"/>
          <w:color w:val="EE0000"/>
        </w:rPr>
        <w:t xml:space="preserve">“. . . captures the finding that infants’ responses were specific to comfort (Simulation </w:t>
      </w:r>
      <w:proofErr w:type="gramStart"/>
      <w:r w:rsidRPr="009268BE">
        <w:rPr>
          <w:rFonts w:ascii="Times New Roman" w:eastAsia="Times New Roman" w:hAnsi="Times New Roman" w:cs="Times New Roman"/>
          <w:color w:val="EE0000"/>
        </w:rPr>
        <w:t>2). . .</w:t>
      </w:r>
      <w:proofErr w:type="gramEnd"/>
      <w:r w:rsidRPr="009268BE">
        <w:rPr>
          <w:rFonts w:ascii="Times New Roman" w:eastAsia="Times New Roman" w:hAnsi="Times New Roman" w:cs="Times New Roman"/>
          <w:color w:val="EE0000"/>
        </w:rPr>
        <w:t>”</w:t>
      </w:r>
    </w:p>
    <w:p w14:paraId="69E2E8C9" w14:textId="77777777" w:rsidR="00E404E8" w:rsidRDefault="00E404E8" w:rsidP="00E404E8">
      <w:pPr>
        <w:rPr>
          <w:rFonts w:ascii="Times New Roman" w:eastAsia="Times New Roman" w:hAnsi="Times New Roman" w:cs="Times New Roman"/>
        </w:rPr>
      </w:pPr>
    </w:p>
    <w:p w14:paraId="1C366C0B" w14:textId="70621A84" w:rsidR="00E404E8" w:rsidRDefault="00E404E8" w:rsidP="00E404E8">
      <w:pPr>
        <w:pStyle w:val="ListParagraph"/>
        <w:numPr>
          <w:ilvl w:val="0"/>
          <w:numId w:val="4"/>
        </w:numPr>
        <w:rPr>
          <w:rFonts w:ascii="Times New Roman" w:eastAsia="Times New Roman" w:hAnsi="Times New Roman" w:cs="Times New Roman"/>
        </w:rPr>
      </w:pPr>
      <w:r w:rsidRPr="00E404E8">
        <w:rPr>
          <w:rFonts w:ascii="Times New Roman" w:eastAsia="Times New Roman" w:hAnsi="Times New Roman" w:cs="Times New Roman"/>
        </w:rPr>
        <w:t xml:space="preserve">The new figures and tables have greatly improved the manuscript. However, there are numerous simulations and different conditions within those simulations in the manuscript. While the authors explain the differences between conditions and simulations, it is difficult to keep track of each one when reading specific sections. To improve readability, it might be helpful to include a summary table explaining how one simulation and condition </w:t>
      </w:r>
      <w:proofErr w:type="gramStart"/>
      <w:r w:rsidRPr="00E404E8">
        <w:rPr>
          <w:rFonts w:ascii="Times New Roman" w:eastAsia="Times New Roman" w:hAnsi="Times New Roman" w:cs="Times New Roman"/>
        </w:rPr>
        <w:t>differs</w:t>
      </w:r>
      <w:proofErr w:type="gramEnd"/>
      <w:r w:rsidRPr="00E404E8">
        <w:rPr>
          <w:rFonts w:ascii="Times New Roman" w:eastAsia="Times New Roman" w:hAnsi="Times New Roman" w:cs="Times New Roman"/>
        </w:rPr>
        <w:t xml:space="preserve"> from others.</w:t>
      </w:r>
    </w:p>
    <w:p w14:paraId="63A1C52D" w14:textId="77777777" w:rsidR="00E404E8" w:rsidRDefault="00E404E8" w:rsidP="00E404E8">
      <w:pPr>
        <w:ind w:left="360"/>
        <w:rPr>
          <w:rFonts w:ascii="Times New Roman" w:eastAsia="Times New Roman" w:hAnsi="Times New Roman" w:cs="Times New Roman"/>
        </w:rPr>
      </w:pPr>
    </w:p>
    <w:p w14:paraId="1B2ADB96" w14:textId="2A1899CD" w:rsidR="00E404E8" w:rsidRPr="00222675" w:rsidRDefault="00E404E8" w:rsidP="004E5B8D">
      <w:pPr>
        <w:ind w:left="360"/>
        <w:rPr>
          <w:rFonts w:ascii="Times New Roman" w:eastAsia="Times New Roman" w:hAnsi="Times New Roman" w:cs="Times New Roman"/>
          <w:color w:val="EE0000"/>
        </w:rPr>
      </w:pPr>
      <w:r w:rsidRPr="00222675">
        <w:rPr>
          <w:rFonts w:ascii="Times New Roman" w:eastAsia="Times New Roman" w:hAnsi="Times New Roman" w:cs="Times New Roman"/>
          <w:color w:val="EE0000"/>
        </w:rPr>
        <w:t>We thank the reviewer for this comment. Although we did not ultimately add a table,</w:t>
      </w:r>
      <w:r w:rsidR="00974E5F" w:rsidRPr="00222675">
        <w:rPr>
          <w:rFonts w:ascii="Times New Roman" w:eastAsia="Times New Roman" w:hAnsi="Times New Roman" w:cs="Times New Roman"/>
          <w:color w:val="EE0000"/>
        </w:rPr>
        <w:t xml:space="preserve"> </w:t>
      </w:r>
      <w:r w:rsidR="00192476" w:rsidRPr="00222675">
        <w:rPr>
          <w:rFonts w:ascii="Times New Roman" w:eastAsia="Times New Roman" w:hAnsi="Times New Roman" w:cs="Times New Roman"/>
          <w:color w:val="EE0000"/>
        </w:rPr>
        <w:t xml:space="preserve">we tried striking something of a balance by doing two things. </w:t>
      </w:r>
      <w:r w:rsidR="00974E5F" w:rsidRPr="00222675">
        <w:rPr>
          <w:rFonts w:ascii="Times New Roman" w:eastAsia="Times New Roman" w:hAnsi="Times New Roman" w:cs="Times New Roman"/>
          <w:color w:val="EE0000"/>
        </w:rPr>
        <w:t>First,</w:t>
      </w:r>
      <w:r w:rsidRPr="00222675">
        <w:rPr>
          <w:rFonts w:ascii="Times New Roman" w:eastAsia="Times New Roman" w:hAnsi="Times New Roman" w:cs="Times New Roman"/>
          <w:color w:val="EE0000"/>
        </w:rPr>
        <w:t xml:space="preserve"> </w:t>
      </w:r>
      <w:r w:rsidR="00974E5F" w:rsidRPr="00222675">
        <w:rPr>
          <w:rFonts w:ascii="Times New Roman" w:eastAsia="Times New Roman" w:hAnsi="Times New Roman" w:cs="Times New Roman"/>
          <w:color w:val="EE0000"/>
        </w:rPr>
        <w:t>as the reviewer will see below, we added</w:t>
      </w:r>
      <w:r w:rsidRPr="00222675">
        <w:rPr>
          <w:rFonts w:ascii="Times New Roman" w:eastAsia="Times New Roman" w:hAnsi="Times New Roman" w:cs="Times New Roman"/>
          <w:color w:val="EE0000"/>
        </w:rPr>
        <w:t xml:space="preserve"> additional text to the figures to enhance their interpretability and readability (see our comments below).</w:t>
      </w:r>
      <w:r w:rsidR="00974E5F" w:rsidRPr="00222675">
        <w:rPr>
          <w:rFonts w:ascii="Times New Roman" w:eastAsia="Times New Roman" w:hAnsi="Times New Roman" w:cs="Times New Roman"/>
          <w:color w:val="EE0000"/>
        </w:rPr>
        <w:t xml:space="preserve"> Second, we added titles to each experiment/section heading.</w:t>
      </w:r>
      <w:r w:rsidR="00192476" w:rsidRPr="00222675">
        <w:rPr>
          <w:rFonts w:ascii="Times New Roman" w:eastAsia="Times New Roman" w:hAnsi="Times New Roman" w:cs="Times New Roman"/>
          <w:color w:val="EE0000"/>
        </w:rPr>
        <w:t xml:space="preserve"> For example, the section heads for </w:t>
      </w:r>
      <w:r w:rsidR="00D51532" w:rsidRPr="00222675">
        <w:rPr>
          <w:rFonts w:ascii="Times New Roman" w:eastAsia="Times New Roman" w:hAnsi="Times New Roman" w:cs="Times New Roman"/>
          <w:color w:val="EE0000"/>
        </w:rPr>
        <w:t>Simulations 1-5 now read:</w:t>
      </w:r>
    </w:p>
    <w:p w14:paraId="0F78F6D9" w14:textId="77777777" w:rsidR="00D51532" w:rsidRPr="00222675" w:rsidRDefault="00D51532" w:rsidP="00E404E8">
      <w:pPr>
        <w:ind w:left="360"/>
        <w:rPr>
          <w:rFonts w:ascii="Times New Roman" w:eastAsia="Times New Roman" w:hAnsi="Times New Roman" w:cs="Times New Roman"/>
          <w:color w:val="EE0000"/>
        </w:rPr>
      </w:pPr>
    </w:p>
    <w:p w14:paraId="2E9B244E" w14:textId="0E0FF0BF" w:rsidR="00D51532" w:rsidRPr="00222675" w:rsidRDefault="00D51532" w:rsidP="00D51532">
      <w:pPr>
        <w:pStyle w:val="ListParagraph"/>
        <w:numPr>
          <w:ilvl w:val="0"/>
          <w:numId w:val="5"/>
        </w:numPr>
        <w:rPr>
          <w:rFonts w:ascii="Times New Roman" w:eastAsia="Times New Roman" w:hAnsi="Times New Roman" w:cs="Times New Roman"/>
          <w:color w:val="EE0000"/>
        </w:rPr>
      </w:pPr>
      <w:r w:rsidRPr="00222675">
        <w:rPr>
          <w:rFonts w:ascii="Times New Roman" w:eastAsia="Times New Roman" w:hAnsi="Times New Roman" w:cs="Times New Roman"/>
          <w:color w:val="EE0000"/>
        </w:rPr>
        <w:t xml:space="preserve">“Simulation 1: Saliva sharing predicts comforting” </w:t>
      </w:r>
      <w:r w:rsidRPr="00222675">
        <w:rPr>
          <w:rFonts w:ascii="Times New Roman" w:eastAsia="Times New Roman" w:hAnsi="Times New Roman" w:cs="Times New Roman"/>
          <w:b/>
          <w:bCs/>
          <w:color w:val="EE0000"/>
        </w:rPr>
        <w:t>[p. 3]</w:t>
      </w:r>
    </w:p>
    <w:p w14:paraId="786C7CD6" w14:textId="25D54DB3" w:rsidR="00D51532" w:rsidRPr="00222675" w:rsidRDefault="00D51532" w:rsidP="00D51532">
      <w:pPr>
        <w:pStyle w:val="ListParagraph"/>
        <w:numPr>
          <w:ilvl w:val="0"/>
          <w:numId w:val="5"/>
        </w:numPr>
        <w:rPr>
          <w:rFonts w:ascii="Times New Roman" w:eastAsia="Times New Roman" w:hAnsi="Times New Roman" w:cs="Times New Roman"/>
          <w:color w:val="EE0000"/>
        </w:rPr>
      </w:pPr>
      <w:r w:rsidRPr="00222675">
        <w:rPr>
          <w:rFonts w:ascii="Times New Roman" w:eastAsia="Times New Roman" w:hAnsi="Times New Roman" w:cs="Times New Roman"/>
          <w:color w:val="EE0000"/>
        </w:rPr>
        <w:lastRenderedPageBreak/>
        <w:t xml:space="preserve">“Simulation 2: Saliva sharing predicts comfort-specific expectations” </w:t>
      </w:r>
      <w:r w:rsidRPr="00222675">
        <w:rPr>
          <w:rFonts w:ascii="Times New Roman" w:eastAsia="Times New Roman" w:hAnsi="Times New Roman" w:cs="Times New Roman"/>
          <w:b/>
          <w:bCs/>
          <w:color w:val="EE0000"/>
        </w:rPr>
        <w:t>[p. 12]</w:t>
      </w:r>
    </w:p>
    <w:p w14:paraId="79B4D262" w14:textId="18170489" w:rsidR="00D51532" w:rsidRPr="00222675" w:rsidRDefault="00D51532" w:rsidP="00D51532">
      <w:pPr>
        <w:pStyle w:val="ListParagraph"/>
        <w:numPr>
          <w:ilvl w:val="0"/>
          <w:numId w:val="5"/>
        </w:numPr>
        <w:rPr>
          <w:rFonts w:ascii="Times New Roman" w:eastAsia="Times New Roman" w:hAnsi="Times New Roman" w:cs="Times New Roman"/>
          <w:color w:val="EE0000"/>
        </w:rPr>
      </w:pPr>
      <w:r w:rsidRPr="00222675">
        <w:rPr>
          <w:rFonts w:ascii="Times New Roman" w:eastAsia="Times New Roman" w:hAnsi="Times New Roman" w:cs="Times New Roman"/>
          <w:color w:val="EE0000"/>
        </w:rPr>
        <w:t xml:space="preserve">“Simulation 3: Comforting predicts saliva sharing” </w:t>
      </w:r>
      <w:r w:rsidRPr="00222675">
        <w:rPr>
          <w:rFonts w:ascii="Times New Roman" w:eastAsia="Times New Roman" w:hAnsi="Times New Roman" w:cs="Times New Roman"/>
          <w:b/>
          <w:bCs/>
          <w:color w:val="EE0000"/>
        </w:rPr>
        <w:t>[p. 14]</w:t>
      </w:r>
    </w:p>
    <w:p w14:paraId="49BFCC3F" w14:textId="45BBB5B0" w:rsidR="00D51532" w:rsidRPr="00222675" w:rsidRDefault="00D51532" w:rsidP="00D51532">
      <w:pPr>
        <w:pStyle w:val="ListParagraph"/>
        <w:numPr>
          <w:ilvl w:val="0"/>
          <w:numId w:val="5"/>
        </w:numPr>
        <w:rPr>
          <w:rFonts w:ascii="Times New Roman" w:eastAsia="Times New Roman" w:hAnsi="Times New Roman" w:cs="Times New Roman"/>
          <w:color w:val="EE0000"/>
        </w:rPr>
      </w:pPr>
      <w:r w:rsidRPr="00222675">
        <w:rPr>
          <w:rFonts w:ascii="Times New Roman" w:eastAsia="Times New Roman" w:hAnsi="Times New Roman" w:cs="Times New Roman"/>
          <w:color w:val="EE0000"/>
        </w:rPr>
        <w:t xml:space="preserve">“Simulation 4: Comfort-based expectations vary by experience </w:t>
      </w:r>
      <w:r w:rsidRPr="00222675">
        <w:rPr>
          <w:rFonts w:ascii="Times New Roman" w:eastAsia="Times New Roman" w:hAnsi="Times New Roman" w:cs="Times New Roman"/>
          <w:b/>
          <w:bCs/>
          <w:color w:val="EE0000"/>
        </w:rPr>
        <w:t>[p. 16]</w:t>
      </w:r>
    </w:p>
    <w:p w14:paraId="2C35A6B5" w14:textId="3AE2E539" w:rsidR="00D51532" w:rsidRPr="00222675" w:rsidRDefault="00D51532" w:rsidP="00D51532">
      <w:pPr>
        <w:pStyle w:val="ListParagraph"/>
        <w:numPr>
          <w:ilvl w:val="0"/>
          <w:numId w:val="5"/>
        </w:numPr>
        <w:rPr>
          <w:rFonts w:ascii="Times New Roman" w:eastAsia="Times New Roman" w:hAnsi="Times New Roman" w:cs="Times New Roman"/>
          <w:color w:val="EE0000"/>
        </w:rPr>
      </w:pPr>
      <w:r w:rsidRPr="00222675">
        <w:rPr>
          <w:rFonts w:ascii="Times New Roman" w:eastAsia="Times New Roman" w:hAnsi="Times New Roman" w:cs="Times New Roman"/>
          <w:color w:val="EE0000"/>
        </w:rPr>
        <w:t>“Simulation 5:</w:t>
      </w:r>
      <w:r w:rsidR="00870D77" w:rsidRPr="00222675">
        <w:rPr>
          <w:rFonts w:ascii="Times New Roman" w:eastAsia="Times New Roman" w:hAnsi="Times New Roman" w:cs="Times New Roman"/>
          <w:color w:val="EE0000"/>
        </w:rPr>
        <w:t xml:space="preserve"> Comfort-based expectations can be reversed” </w:t>
      </w:r>
      <w:r w:rsidR="00870D77" w:rsidRPr="00222675">
        <w:rPr>
          <w:rFonts w:ascii="Times New Roman" w:eastAsia="Times New Roman" w:hAnsi="Times New Roman" w:cs="Times New Roman"/>
          <w:b/>
          <w:bCs/>
          <w:color w:val="EE0000"/>
        </w:rPr>
        <w:t>[p. 18]</w:t>
      </w:r>
    </w:p>
    <w:p w14:paraId="4D514B95" w14:textId="77777777" w:rsidR="004E5B8D" w:rsidRDefault="004E5B8D" w:rsidP="004E5B8D">
      <w:pPr>
        <w:rPr>
          <w:rFonts w:ascii="Times New Roman" w:eastAsia="Times New Roman" w:hAnsi="Times New Roman" w:cs="Times New Roman"/>
        </w:rPr>
      </w:pPr>
    </w:p>
    <w:p w14:paraId="601EE57A" w14:textId="5CC7B432" w:rsidR="004E5B8D" w:rsidRDefault="004E5B8D" w:rsidP="004E5B8D">
      <w:pPr>
        <w:pStyle w:val="ListParagraph"/>
        <w:numPr>
          <w:ilvl w:val="0"/>
          <w:numId w:val="4"/>
        </w:numPr>
        <w:rPr>
          <w:rFonts w:ascii="Times New Roman" w:eastAsia="Times New Roman" w:hAnsi="Times New Roman" w:cs="Times New Roman"/>
        </w:rPr>
      </w:pPr>
      <w:r w:rsidRPr="004E5B8D">
        <w:rPr>
          <w:rFonts w:ascii="Times New Roman" w:eastAsia="Times New Roman" w:hAnsi="Times New Roman" w:cs="Times New Roman"/>
        </w:rPr>
        <w:t>The result figures are difficult to read (e.g., Figure 2). Even though the authors explain the conditions in the text, it is difficult to remember what each condition entails by only reading the result figures. Adding some explanation to the figures or making the condition names more explanatory would be helpful.</w:t>
      </w:r>
    </w:p>
    <w:p w14:paraId="0C6A95F1" w14:textId="77777777" w:rsidR="004E5B8D" w:rsidRDefault="004E5B8D" w:rsidP="004E5B8D">
      <w:pPr>
        <w:rPr>
          <w:rFonts w:ascii="Times New Roman" w:eastAsia="Times New Roman" w:hAnsi="Times New Roman" w:cs="Times New Roman"/>
        </w:rPr>
      </w:pPr>
    </w:p>
    <w:p w14:paraId="5B3301A6" w14:textId="0CCE92EF" w:rsidR="004E5B8D" w:rsidRPr="00222675" w:rsidRDefault="004E5B8D" w:rsidP="004E5B8D">
      <w:pPr>
        <w:rPr>
          <w:rFonts w:ascii="Times New Roman" w:eastAsia="Times New Roman" w:hAnsi="Times New Roman" w:cs="Times New Roman"/>
          <w:color w:val="EE0000"/>
        </w:rPr>
      </w:pPr>
      <w:r w:rsidRPr="00222675">
        <w:rPr>
          <w:rFonts w:ascii="Times New Roman" w:eastAsia="Times New Roman" w:hAnsi="Times New Roman" w:cs="Times New Roman"/>
          <w:color w:val="EE0000"/>
        </w:rPr>
        <w:t>We’ve now added text to enhance the readability and interpretability of the figures</w:t>
      </w:r>
      <w:r w:rsidR="00751790" w:rsidRPr="00222675">
        <w:rPr>
          <w:rFonts w:ascii="Times New Roman" w:eastAsia="Times New Roman" w:hAnsi="Times New Roman" w:cs="Times New Roman"/>
          <w:color w:val="EE0000"/>
        </w:rPr>
        <w:t xml:space="preserve">. The specific figure captions that were changed correspond to the following figures: </w:t>
      </w:r>
      <w:r w:rsidRPr="00222675">
        <w:rPr>
          <w:rFonts w:ascii="Times New Roman" w:eastAsia="Times New Roman" w:hAnsi="Times New Roman" w:cs="Times New Roman"/>
          <w:color w:val="EE0000"/>
        </w:rPr>
        <w:t xml:space="preserve">Figure 2 </w:t>
      </w:r>
      <w:r w:rsidRPr="00222675">
        <w:rPr>
          <w:rFonts w:ascii="Times New Roman" w:eastAsia="Times New Roman" w:hAnsi="Times New Roman" w:cs="Times New Roman"/>
          <w:b/>
          <w:bCs/>
          <w:color w:val="EE0000"/>
        </w:rPr>
        <w:t>[p. 11]</w:t>
      </w:r>
      <w:r w:rsidRPr="00222675">
        <w:rPr>
          <w:rFonts w:ascii="Times New Roman" w:eastAsia="Times New Roman" w:hAnsi="Times New Roman" w:cs="Times New Roman"/>
          <w:color w:val="EE0000"/>
        </w:rPr>
        <w:t xml:space="preserve">, Figure 3 </w:t>
      </w:r>
      <w:r w:rsidRPr="00222675">
        <w:rPr>
          <w:rFonts w:ascii="Times New Roman" w:eastAsia="Times New Roman" w:hAnsi="Times New Roman" w:cs="Times New Roman"/>
          <w:b/>
          <w:bCs/>
          <w:color w:val="EE0000"/>
        </w:rPr>
        <w:t>[p. 13]</w:t>
      </w:r>
      <w:r w:rsidRPr="00222675">
        <w:rPr>
          <w:rFonts w:ascii="Times New Roman" w:eastAsia="Times New Roman" w:hAnsi="Times New Roman" w:cs="Times New Roman"/>
          <w:color w:val="EE0000"/>
        </w:rPr>
        <w:t>, Figure 4</w:t>
      </w:r>
      <w:r w:rsidRPr="00222675">
        <w:rPr>
          <w:rFonts w:ascii="Times New Roman" w:eastAsia="Times New Roman" w:hAnsi="Times New Roman" w:cs="Times New Roman"/>
          <w:b/>
          <w:bCs/>
          <w:color w:val="EE0000"/>
        </w:rPr>
        <w:t xml:space="preserve"> [p. 15]</w:t>
      </w:r>
      <w:r w:rsidRPr="00222675">
        <w:rPr>
          <w:rFonts w:ascii="Times New Roman" w:eastAsia="Times New Roman" w:hAnsi="Times New Roman" w:cs="Times New Roman"/>
          <w:color w:val="EE0000"/>
        </w:rPr>
        <w:t>, Figure 5</w:t>
      </w:r>
      <w:r w:rsidR="00D33239" w:rsidRPr="00222675">
        <w:rPr>
          <w:rFonts w:ascii="Times New Roman" w:eastAsia="Times New Roman" w:hAnsi="Times New Roman" w:cs="Times New Roman"/>
          <w:color w:val="EE0000"/>
        </w:rPr>
        <w:t xml:space="preserve"> </w:t>
      </w:r>
      <w:r w:rsidR="00D33239" w:rsidRPr="00222675">
        <w:rPr>
          <w:rFonts w:ascii="Times New Roman" w:eastAsia="Times New Roman" w:hAnsi="Times New Roman" w:cs="Times New Roman"/>
          <w:b/>
          <w:bCs/>
          <w:color w:val="EE0000"/>
        </w:rPr>
        <w:t>[p. 17]</w:t>
      </w:r>
      <w:r w:rsidR="00D33239" w:rsidRPr="00222675">
        <w:rPr>
          <w:rFonts w:ascii="Times New Roman" w:eastAsia="Times New Roman" w:hAnsi="Times New Roman" w:cs="Times New Roman"/>
          <w:color w:val="EE0000"/>
        </w:rPr>
        <w:t xml:space="preserve">, and Figure 6 </w:t>
      </w:r>
      <w:r w:rsidR="00D33239" w:rsidRPr="00222675">
        <w:rPr>
          <w:rFonts w:ascii="Times New Roman" w:eastAsia="Times New Roman" w:hAnsi="Times New Roman" w:cs="Times New Roman"/>
          <w:b/>
          <w:bCs/>
          <w:color w:val="EE0000"/>
        </w:rPr>
        <w:t>[p. 19]</w:t>
      </w:r>
      <w:ins w:id="36" w:author="Hoch, Justine" w:date="2026-06-02T15:57:00Z" w16du:dateUtc="2026-06-02T20:57:00Z">
        <w:r w:rsidR="004D435B" w:rsidRPr="004D435B">
          <w:rPr>
            <w:rFonts w:ascii="Times New Roman" w:eastAsia="Times New Roman" w:hAnsi="Times New Roman" w:cs="Times New Roman"/>
            <w:color w:val="EE0000"/>
            <w:rPrChange w:id="37" w:author="Hoch, Justine" w:date="2026-06-02T15:57:00Z" w16du:dateUtc="2026-06-02T20:57:00Z">
              <w:rPr>
                <w:rFonts w:ascii="Times New Roman" w:eastAsia="Times New Roman" w:hAnsi="Times New Roman" w:cs="Times New Roman"/>
                <w:b/>
                <w:bCs/>
                <w:color w:val="EE0000"/>
              </w:rPr>
            </w:rPrChange>
          </w:rPr>
          <w:t>.</w:t>
        </w:r>
        <w:r w:rsidR="004D435B">
          <w:rPr>
            <w:rFonts w:ascii="Times New Roman" w:eastAsia="Times New Roman" w:hAnsi="Times New Roman" w:cs="Times New Roman"/>
            <w:color w:val="EE0000"/>
          </w:rPr>
          <w:t xml:space="preserve"> We have also </w:t>
        </w:r>
      </w:ins>
      <w:ins w:id="38" w:author="Hoch, Justine" w:date="2026-06-02T15:58:00Z" w16du:dateUtc="2026-06-02T20:58:00Z">
        <w:r w:rsidR="004D435B">
          <w:rPr>
            <w:rFonts w:ascii="Times New Roman" w:eastAsia="Times New Roman" w:hAnsi="Times New Roman" w:cs="Times New Roman"/>
            <w:color w:val="EE0000"/>
          </w:rPr>
          <w:t>made the condition names more explanatory as suggested.</w:t>
        </w:r>
      </w:ins>
    </w:p>
    <w:p w14:paraId="2BC8E622" w14:textId="77777777" w:rsidR="006460C1" w:rsidRDefault="006460C1" w:rsidP="004E5B8D">
      <w:pPr>
        <w:rPr>
          <w:rFonts w:ascii="Times New Roman" w:eastAsia="Times New Roman" w:hAnsi="Times New Roman" w:cs="Times New Roman"/>
        </w:rPr>
      </w:pPr>
    </w:p>
    <w:p w14:paraId="66747074" w14:textId="7EB944DB" w:rsidR="006460C1" w:rsidRDefault="006460C1" w:rsidP="006460C1">
      <w:pPr>
        <w:pStyle w:val="ListParagraph"/>
        <w:numPr>
          <w:ilvl w:val="0"/>
          <w:numId w:val="4"/>
        </w:numPr>
        <w:rPr>
          <w:rFonts w:ascii="Times New Roman" w:eastAsia="Times New Roman" w:hAnsi="Times New Roman" w:cs="Times New Roman"/>
        </w:rPr>
      </w:pPr>
      <w:r w:rsidRPr="006460C1">
        <w:rPr>
          <w:rFonts w:ascii="Times New Roman" w:eastAsia="Times New Roman" w:hAnsi="Times New Roman" w:cs="Times New Roman"/>
        </w:rPr>
        <w:t>4) On page 10, the authors write:</w:t>
      </w:r>
      <w:r>
        <w:rPr>
          <w:rFonts w:ascii="Times New Roman" w:eastAsia="Times New Roman" w:hAnsi="Times New Roman" w:cs="Times New Roman"/>
        </w:rPr>
        <w:t xml:space="preserve"> </w:t>
      </w:r>
      <w:r w:rsidRPr="006460C1">
        <w:rPr>
          <w:rFonts w:ascii="Times New Roman" w:eastAsia="Times New Roman" w:hAnsi="Times New Roman" w:cs="Times New Roman"/>
        </w:rPr>
        <w:t>"Thomas et al. (2022) presented infants with both actresses simultaneously and measured which actress infants looked at first and longest, the authors interpreted longer looks as "expectations" rather than "surprise. In other words, Thomas et al. inferred that if infants detected a thick relationship, they would look at the person they expected to comfort the puppet."</w:t>
      </w:r>
      <w:r>
        <w:rPr>
          <w:rFonts w:ascii="Times New Roman" w:eastAsia="Times New Roman" w:hAnsi="Times New Roman" w:cs="Times New Roman"/>
        </w:rPr>
        <w:t xml:space="preserve"> </w:t>
      </w:r>
      <w:r w:rsidRPr="006460C1">
        <w:rPr>
          <w:rFonts w:ascii="Times New Roman" w:eastAsia="Times New Roman" w:hAnsi="Times New Roman" w:cs="Times New Roman"/>
        </w:rPr>
        <w:t xml:space="preserve">The reason Thomas et al. interpreted infant gaze behavior as expectation is because infants looking </w:t>
      </w:r>
      <w:proofErr w:type="spellStart"/>
      <w:r w:rsidRPr="006460C1">
        <w:rPr>
          <w:rFonts w:ascii="Times New Roman" w:eastAsia="Times New Roman" w:hAnsi="Times New Roman" w:cs="Times New Roman"/>
        </w:rPr>
        <w:t>behaviour</w:t>
      </w:r>
      <w:proofErr w:type="spellEnd"/>
      <w:r w:rsidRPr="006460C1">
        <w:rPr>
          <w:rFonts w:ascii="Times New Roman" w:eastAsia="Times New Roman" w:hAnsi="Times New Roman" w:cs="Times New Roman"/>
        </w:rPr>
        <w:t xml:space="preserve"> was measured before the comfort event occurs. I believe you meant the same thing, but the current phrasing is a bit unclear and may lead to confusion. It might be helpful to reword this part to ensure the meaning is clear.</w:t>
      </w:r>
    </w:p>
    <w:p w14:paraId="5CF2746F" w14:textId="77777777" w:rsidR="006460C1" w:rsidRDefault="006460C1" w:rsidP="006460C1">
      <w:pPr>
        <w:rPr>
          <w:rFonts w:ascii="Times New Roman" w:eastAsia="Times New Roman" w:hAnsi="Times New Roman" w:cs="Times New Roman"/>
        </w:rPr>
      </w:pPr>
    </w:p>
    <w:p w14:paraId="40DC7C43" w14:textId="772C56FD" w:rsidR="006460C1" w:rsidRPr="004D435B" w:rsidRDefault="006460C1" w:rsidP="006460C1">
      <w:pPr>
        <w:rPr>
          <w:rFonts w:ascii="Times New Roman" w:eastAsia="Times New Roman" w:hAnsi="Times New Roman" w:cs="Times New Roman"/>
          <w:b/>
          <w:bCs/>
          <w:color w:val="EE0000"/>
        </w:rPr>
      </w:pPr>
      <w:r w:rsidRPr="004D435B">
        <w:rPr>
          <w:rFonts w:ascii="Times New Roman" w:eastAsia="Times New Roman" w:hAnsi="Times New Roman" w:cs="Times New Roman"/>
          <w:color w:val="EE0000"/>
        </w:rPr>
        <w:t xml:space="preserve">We thank the reviewer for pushing us on making this important point even clearer in the paper. The text now reads: </w:t>
      </w:r>
      <w:del w:id="39" w:author="Hoch, Justine" w:date="2026-06-02T15:47:00Z" w16du:dateUtc="2026-06-02T20:47:00Z">
        <w:r w:rsidRPr="00944B02" w:rsidDel="004D435B">
          <w:rPr>
            <w:rFonts w:ascii="Times New Roman" w:eastAsia="Times New Roman" w:hAnsi="Times New Roman" w:cs="Times New Roman"/>
            <w:color w:val="EE0000"/>
          </w:rPr>
          <w:delText>“</w:delText>
        </w:r>
      </w:del>
      <w:ins w:id="40" w:author="Hoch, Justine" w:date="2026-06-02T15:47:00Z" w16du:dateUtc="2026-06-02T20:47:00Z">
        <w:r w:rsidR="004D435B" w:rsidRPr="004D435B">
          <w:rPr>
            <w:rFonts w:ascii="Times New Roman" w:hAnsi="Times New Roman"/>
            <w:color w:val="EE0000"/>
            <w:rPrChange w:id="41" w:author="Hoch, Justine" w:date="2026-06-02T15:47:00Z" w16du:dateUtc="2026-06-02T20:47:00Z">
              <w:rPr>
                <w:rFonts w:ascii="Times New Roman" w:hAnsi="Times New Roman"/>
                <w:color w:val="000000" w:themeColor="text1"/>
              </w:rPr>
            </w:rPrChange>
          </w:rPr>
          <w:t>However, because Thomas et al. (2022) measured infants’ looking behaviors before any comforting occurred, they interpreted longer looks as “expectations” rather than "surprise.”</w:t>
        </w:r>
      </w:ins>
      <w:del w:id="42" w:author="Hoch, Justine" w:date="2026-06-02T15:47:00Z" w16du:dateUtc="2026-06-02T20:47:00Z">
        <w:r w:rsidRPr="004D435B" w:rsidDel="004D435B">
          <w:rPr>
            <w:rFonts w:ascii="Times New Roman" w:eastAsia="Times New Roman" w:hAnsi="Times New Roman" w:cs="Times New Roman"/>
            <w:color w:val="EE0000"/>
          </w:rPr>
          <w:delText>However, because infants’ looking behaviors were measured before any comforting occurred, Thomas et al. (2022) interpreted longer looks as ‘expectations’ rather than ‘surprise.’</w:delText>
        </w:r>
      </w:del>
      <w:ins w:id="43" w:author="Hoch, Justine" w:date="2026-06-02T15:47:00Z" w16du:dateUtc="2026-06-02T20:47:00Z">
        <w:r w:rsidR="004D435B" w:rsidRPr="004D435B">
          <w:rPr>
            <w:rFonts w:ascii="Times New Roman" w:eastAsia="Times New Roman" w:hAnsi="Times New Roman" w:cs="Times New Roman"/>
            <w:color w:val="EE0000"/>
          </w:rPr>
          <w:t xml:space="preserve"> </w:t>
        </w:r>
      </w:ins>
      <w:del w:id="44" w:author="Hoch, Justine" w:date="2026-06-02T15:47:00Z" w16du:dateUtc="2026-06-02T20:47:00Z">
        <w:r w:rsidRPr="004D435B" w:rsidDel="004D435B">
          <w:rPr>
            <w:rFonts w:ascii="Times New Roman" w:eastAsia="Times New Roman" w:hAnsi="Times New Roman" w:cs="Times New Roman"/>
            <w:color w:val="EE0000"/>
          </w:rPr>
          <w:delText xml:space="preserve">” </w:delText>
        </w:r>
      </w:del>
      <w:r w:rsidRPr="004D435B">
        <w:rPr>
          <w:rFonts w:ascii="Times New Roman" w:eastAsia="Times New Roman" w:hAnsi="Times New Roman" w:cs="Times New Roman"/>
          <w:b/>
          <w:bCs/>
          <w:color w:val="EE0000"/>
        </w:rPr>
        <w:t>[p. 10, 3</w:t>
      </w:r>
      <w:r w:rsidRPr="004D435B">
        <w:rPr>
          <w:rFonts w:ascii="Times New Roman" w:eastAsia="Times New Roman" w:hAnsi="Times New Roman" w:cs="Times New Roman"/>
          <w:b/>
          <w:bCs/>
          <w:color w:val="EE0000"/>
          <w:vertAlign w:val="superscript"/>
        </w:rPr>
        <w:t>rd</w:t>
      </w:r>
      <w:r w:rsidRPr="004D435B">
        <w:rPr>
          <w:rFonts w:ascii="Times New Roman" w:eastAsia="Times New Roman" w:hAnsi="Times New Roman" w:cs="Times New Roman"/>
          <w:b/>
          <w:bCs/>
          <w:color w:val="EE0000"/>
        </w:rPr>
        <w:t xml:space="preserve"> paragraph]</w:t>
      </w:r>
    </w:p>
    <w:p w14:paraId="0AE7ADC7" w14:textId="77777777" w:rsidR="00363E1C" w:rsidRDefault="00363E1C" w:rsidP="006460C1">
      <w:pPr>
        <w:rPr>
          <w:rFonts w:ascii="Times New Roman" w:eastAsia="Times New Roman" w:hAnsi="Times New Roman" w:cs="Times New Roman"/>
          <w:b/>
          <w:bCs/>
        </w:rPr>
      </w:pPr>
    </w:p>
    <w:p w14:paraId="79506256" w14:textId="4FEF5D04" w:rsidR="00363E1C" w:rsidRDefault="00363E1C" w:rsidP="00363E1C">
      <w:pPr>
        <w:pStyle w:val="ListParagraph"/>
        <w:numPr>
          <w:ilvl w:val="0"/>
          <w:numId w:val="4"/>
        </w:numPr>
        <w:rPr>
          <w:rFonts w:ascii="Times New Roman" w:eastAsia="Times New Roman" w:hAnsi="Times New Roman" w:cs="Times New Roman"/>
        </w:rPr>
      </w:pPr>
      <w:r w:rsidRPr="00363E1C">
        <w:rPr>
          <w:rFonts w:ascii="Times New Roman" w:eastAsia="Times New Roman" w:hAnsi="Times New Roman" w:cs="Times New Roman"/>
        </w:rPr>
        <w:t>In the response, the authors wrote:</w:t>
      </w:r>
      <w:r>
        <w:rPr>
          <w:rFonts w:ascii="Times New Roman" w:eastAsia="Times New Roman" w:hAnsi="Times New Roman" w:cs="Times New Roman"/>
        </w:rPr>
        <w:t xml:space="preserve"> </w:t>
      </w:r>
      <w:r w:rsidRPr="00363E1C">
        <w:rPr>
          <w:rFonts w:ascii="Times New Roman" w:eastAsia="Times New Roman" w:hAnsi="Times New Roman" w:cs="Times New Roman"/>
        </w:rPr>
        <w:t>"Although the laughing control experiment was not carried out in Thomas et al. (2022), the peek-a-boo preferential looking test was conducted, and both tests reflect an event where the central character does not exhibit distress."</w:t>
      </w:r>
      <w:r>
        <w:rPr>
          <w:rFonts w:ascii="Times New Roman" w:eastAsia="Times New Roman" w:hAnsi="Times New Roman" w:cs="Times New Roman"/>
        </w:rPr>
        <w:t xml:space="preserve"> </w:t>
      </w:r>
      <w:r w:rsidRPr="00363E1C">
        <w:rPr>
          <w:rFonts w:ascii="Times New Roman" w:eastAsia="Times New Roman" w:hAnsi="Times New Roman" w:cs="Times New Roman"/>
        </w:rPr>
        <w:t xml:space="preserve">It is true that Thomas et al. did not directly use laughing control, but they did have a similar condition. In Experiment 2E the central character asked for a ball instead of crying, and in this condition the toddlers looked first and longer at the ball passer. </w:t>
      </w:r>
      <w:proofErr w:type="gramStart"/>
      <w:r w:rsidRPr="00363E1C">
        <w:rPr>
          <w:rFonts w:ascii="Times New Roman" w:eastAsia="Times New Roman" w:hAnsi="Times New Roman" w:cs="Times New Roman"/>
        </w:rPr>
        <w:t>Also</w:t>
      </w:r>
      <w:proofErr w:type="gramEnd"/>
      <w:r w:rsidRPr="00363E1C">
        <w:rPr>
          <w:rFonts w:ascii="Times New Roman" w:eastAsia="Times New Roman" w:hAnsi="Times New Roman" w:cs="Times New Roman"/>
        </w:rPr>
        <w:t xml:space="preserve"> in Experiment 3E the central character said a nonsense word ("Whoop"). I think these conditions test something different from the preferential looking test with "peek-a-boo". Also, I think that even if it wasn't used by Thomas et al., laughing makes a nice contrast to crying and is a good control.</w:t>
      </w:r>
      <w:r>
        <w:rPr>
          <w:rFonts w:ascii="Times New Roman" w:eastAsia="Times New Roman" w:hAnsi="Times New Roman" w:cs="Times New Roman"/>
        </w:rPr>
        <w:t xml:space="preserve"> </w:t>
      </w:r>
      <w:r w:rsidRPr="00363E1C">
        <w:rPr>
          <w:rFonts w:ascii="Times New Roman" w:eastAsia="Times New Roman" w:hAnsi="Times New Roman" w:cs="Times New Roman"/>
        </w:rPr>
        <w:t>I do not say this because I think these conditions should be added to the current model. I believe the current model does a sufficient job to support the arguments presented in the manuscript. I just wanted to highlight the difference between the two control conditions.</w:t>
      </w:r>
    </w:p>
    <w:p w14:paraId="4C0D5643" w14:textId="77777777" w:rsidR="00363E1C" w:rsidRDefault="00363E1C" w:rsidP="00363E1C">
      <w:pPr>
        <w:rPr>
          <w:rFonts w:ascii="Times New Roman" w:eastAsia="Times New Roman" w:hAnsi="Times New Roman" w:cs="Times New Roman"/>
        </w:rPr>
      </w:pPr>
    </w:p>
    <w:p w14:paraId="59FA8675" w14:textId="2294E6D1" w:rsidR="00363E1C" w:rsidRDefault="00363E1C" w:rsidP="00363E1C">
      <w:pPr>
        <w:rPr>
          <w:rFonts w:ascii="Times New Roman" w:eastAsia="Times New Roman" w:hAnsi="Times New Roman" w:cs="Times New Roman"/>
          <w:color w:val="EE0000"/>
        </w:rPr>
      </w:pPr>
      <w:r w:rsidRPr="00222675">
        <w:rPr>
          <w:rFonts w:ascii="Times New Roman" w:eastAsia="Times New Roman" w:hAnsi="Times New Roman" w:cs="Times New Roman"/>
          <w:color w:val="EE0000"/>
        </w:rPr>
        <w:lastRenderedPageBreak/>
        <w:t xml:space="preserve">We agree with the reviewer that the ball-request condition (Experiment 2E) and the nonsense-word condition (Experiment 3E) differ from the peek-a-boo preferential looking test in important and, as such, address somewhat distinct questions. We also agree with the reviewer the Spokes and </w:t>
      </w:r>
      <w:proofErr w:type="spellStart"/>
      <w:r w:rsidRPr="00222675">
        <w:rPr>
          <w:rFonts w:ascii="Times New Roman" w:eastAsia="Times New Roman" w:hAnsi="Times New Roman" w:cs="Times New Roman"/>
          <w:color w:val="EE0000"/>
        </w:rPr>
        <w:t>Spelke</w:t>
      </w:r>
      <w:proofErr w:type="spellEnd"/>
      <w:r w:rsidRPr="00222675">
        <w:rPr>
          <w:rFonts w:ascii="Times New Roman" w:eastAsia="Times New Roman" w:hAnsi="Times New Roman" w:cs="Times New Roman"/>
          <w:color w:val="EE0000"/>
        </w:rPr>
        <w:t xml:space="preserve"> laughing control represents a perhaps more natural contrast to distress-based comforting events. </w:t>
      </w:r>
      <w:r w:rsidR="009E3F07" w:rsidRPr="00222675">
        <w:rPr>
          <w:rFonts w:ascii="Times New Roman" w:eastAsia="Times New Roman" w:hAnsi="Times New Roman" w:cs="Times New Roman"/>
          <w:color w:val="EE0000"/>
        </w:rPr>
        <w:t xml:space="preserve">Our intention in the original response was simply to note that Thomas et al. (2022) included at least one non-distress-based control condition -- we did not mean to suggest that the conditions were functionally identical. We would like to note that Experiment 3E was conducted with toddlers rather than infants. This is relevant here given that the current simulations were designed specifically to model the infant findings in Thomas et al. (2022). We nonetheless appreciate the reviewer </w:t>
      </w:r>
      <w:r w:rsidR="00222675" w:rsidRPr="00222675">
        <w:rPr>
          <w:rFonts w:ascii="Times New Roman" w:eastAsia="Times New Roman" w:hAnsi="Times New Roman" w:cs="Times New Roman"/>
          <w:color w:val="EE0000"/>
        </w:rPr>
        <w:t xml:space="preserve">for clarifying these distinctions. </w:t>
      </w:r>
    </w:p>
    <w:p w14:paraId="3AFDB065" w14:textId="77777777" w:rsidR="009268BE" w:rsidRDefault="009268BE" w:rsidP="00363E1C">
      <w:pPr>
        <w:rPr>
          <w:rFonts w:ascii="Times New Roman" w:eastAsia="Times New Roman" w:hAnsi="Times New Roman" w:cs="Times New Roman"/>
          <w:color w:val="EE0000"/>
        </w:rPr>
      </w:pPr>
    </w:p>
    <w:p w14:paraId="09769C33" w14:textId="613293A6" w:rsidR="009268BE" w:rsidRDefault="009268BE" w:rsidP="00363E1C">
      <w:pPr>
        <w:rPr>
          <w:rFonts w:ascii="Times New Roman" w:eastAsia="Times New Roman" w:hAnsi="Times New Roman" w:cs="Times New Roman"/>
          <w:b/>
          <w:bCs/>
          <w:color w:val="000000" w:themeColor="text1"/>
        </w:rPr>
      </w:pPr>
      <w:r w:rsidRPr="009268BE">
        <w:rPr>
          <w:rFonts w:ascii="Times New Roman" w:eastAsia="Times New Roman" w:hAnsi="Times New Roman" w:cs="Times New Roman"/>
          <w:b/>
          <w:bCs/>
          <w:color w:val="000000" w:themeColor="text1"/>
        </w:rPr>
        <w:t>Reviewer 2</w:t>
      </w:r>
      <w:r>
        <w:rPr>
          <w:rFonts w:ascii="Times New Roman" w:eastAsia="Times New Roman" w:hAnsi="Times New Roman" w:cs="Times New Roman"/>
          <w:b/>
          <w:bCs/>
          <w:color w:val="000000" w:themeColor="text1"/>
        </w:rPr>
        <w:t>.</w:t>
      </w:r>
    </w:p>
    <w:p w14:paraId="656B9C70" w14:textId="77777777" w:rsidR="009268BE" w:rsidRDefault="009268BE" w:rsidP="00363E1C">
      <w:pPr>
        <w:rPr>
          <w:rFonts w:ascii="Times New Roman" w:eastAsia="Times New Roman" w:hAnsi="Times New Roman" w:cs="Times New Roman"/>
          <w:b/>
          <w:bCs/>
          <w:color w:val="000000" w:themeColor="text1"/>
        </w:rPr>
      </w:pPr>
    </w:p>
    <w:p w14:paraId="439D10DE" w14:textId="77777777" w:rsidR="009268BE" w:rsidRPr="009268BE" w:rsidRDefault="009268BE" w:rsidP="009268BE">
      <w:pPr>
        <w:rPr>
          <w:rFonts w:ascii="Times New Roman" w:eastAsia="Times New Roman" w:hAnsi="Times New Roman" w:cs="Times New Roman"/>
          <w:color w:val="000000" w:themeColor="text1"/>
        </w:rPr>
      </w:pPr>
      <w:r w:rsidRPr="009268BE">
        <w:rPr>
          <w:rFonts w:ascii="Times New Roman" w:eastAsia="Times New Roman" w:hAnsi="Times New Roman" w:cs="Times New Roman"/>
          <w:color w:val="000000" w:themeColor="text1"/>
        </w:rPr>
        <w:t xml:space="preserve">The responses to </w:t>
      </w:r>
      <w:proofErr w:type="gramStart"/>
      <w:r w:rsidRPr="009268BE">
        <w:rPr>
          <w:rFonts w:ascii="Times New Roman" w:eastAsia="Times New Roman" w:hAnsi="Times New Roman" w:cs="Times New Roman"/>
          <w:color w:val="000000" w:themeColor="text1"/>
        </w:rPr>
        <w:t>all of</w:t>
      </w:r>
      <w:proofErr w:type="gramEnd"/>
      <w:r w:rsidRPr="009268BE">
        <w:rPr>
          <w:rFonts w:ascii="Times New Roman" w:eastAsia="Times New Roman" w:hAnsi="Times New Roman" w:cs="Times New Roman"/>
          <w:color w:val="000000" w:themeColor="text1"/>
        </w:rPr>
        <w:t xml:space="preserve"> the reviewers' comments </w:t>
      </w:r>
      <w:proofErr w:type="gramStart"/>
      <w:r w:rsidRPr="009268BE">
        <w:rPr>
          <w:rFonts w:ascii="Times New Roman" w:eastAsia="Times New Roman" w:hAnsi="Times New Roman" w:cs="Times New Roman"/>
          <w:color w:val="000000" w:themeColor="text1"/>
        </w:rPr>
        <w:t>was</w:t>
      </w:r>
      <w:proofErr w:type="gramEnd"/>
      <w:r w:rsidRPr="009268BE">
        <w:rPr>
          <w:rFonts w:ascii="Times New Roman" w:eastAsia="Times New Roman" w:hAnsi="Times New Roman" w:cs="Times New Roman"/>
          <w:color w:val="000000" w:themeColor="text1"/>
        </w:rPr>
        <w:t xml:space="preserve"> very well done. Authors have added a 5th simulation to more completely demonstrate associative learning while considering variation in experience.</w:t>
      </w:r>
    </w:p>
    <w:p w14:paraId="7B9CE305" w14:textId="77777777" w:rsidR="009268BE" w:rsidRPr="009268BE" w:rsidRDefault="009268BE" w:rsidP="009268BE">
      <w:pPr>
        <w:rPr>
          <w:rFonts w:ascii="Times New Roman" w:eastAsia="Times New Roman" w:hAnsi="Times New Roman" w:cs="Times New Roman"/>
          <w:color w:val="000000" w:themeColor="text1"/>
        </w:rPr>
      </w:pPr>
    </w:p>
    <w:p w14:paraId="57E725AC" w14:textId="4CBE36DE" w:rsidR="009268BE" w:rsidRDefault="009268BE" w:rsidP="009268BE">
      <w:pPr>
        <w:rPr>
          <w:rFonts w:ascii="Times New Roman" w:eastAsia="Times New Roman" w:hAnsi="Times New Roman" w:cs="Times New Roman"/>
          <w:color w:val="000000" w:themeColor="text1"/>
        </w:rPr>
      </w:pPr>
      <w:r w:rsidRPr="009268BE">
        <w:rPr>
          <w:rFonts w:ascii="Times New Roman" w:eastAsia="Times New Roman" w:hAnsi="Times New Roman" w:cs="Times New Roman"/>
          <w:color w:val="000000" w:themeColor="text1"/>
        </w:rPr>
        <w:t>I enjoyed reading this revision, nice work!</w:t>
      </w:r>
    </w:p>
    <w:p w14:paraId="4EFD7CE3" w14:textId="77777777" w:rsidR="009268BE" w:rsidRDefault="009268BE" w:rsidP="009268BE">
      <w:pPr>
        <w:rPr>
          <w:rFonts w:ascii="Times New Roman" w:eastAsia="Times New Roman" w:hAnsi="Times New Roman" w:cs="Times New Roman"/>
          <w:color w:val="000000" w:themeColor="text1"/>
        </w:rPr>
      </w:pPr>
    </w:p>
    <w:p w14:paraId="20ECDE3F" w14:textId="556C9E73" w:rsidR="009268BE" w:rsidRPr="009268BE" w:rsidRDefault="009268BE" w:rsidP="009268BE">
      <w:pPr>
        <w:rPr>
          <w:rFonts w:ascii="Times New Roman" w:eastAsia="Times New Roman" w:hAnsi="Times New Roman" w:cs="Times New Roman"/>
          <w:color w:val="EE0000"/>
        </w:rPr>
      </w:pPr>
      <w:r w:rsidRPr="009268BE">
        <w:rPr>
          <w:rFonts w:ascii="Times New Roman" w:eastAsia="Times New Roman" w:hAnsi="Times New Roman" w:cs="Times New Roman"/>
          <w:color w:val="EE0000"/>
        </w:rPr>
        <w:t xml:space="preserve">We are pleased to see that the reviewer believes that </w:t>
      </w:r>
      <w:r>
        <w:rPr>
          <w:rFonts w:ascii="Times New Roman" w:eastAsia="Times New Roman" w:hAnsi="Times New Roman" w:cs="Times New Roman"/>
          <w:color w:val="EE0000"/>
        </w:rPr>
        <w:t xml:space="preserve">we have sufficiently addressed this reviewer’s original concerns </w:t>
      </w:r>
      <w:r w:rsidRPr="009268BE">
        <w:rPr>
          <w:rFonts w:ascii="Times New Roman" w:eastAsia="Times New Roman" w:hAnsi="Times New Roman" w:cs="Times New Roman"/>
          <w:color w:val="EE0000"/>
        </w:rPr>
        <w:t>and that including a fifth experiment makes an even stronger case for associative learning.</w:t>
      </w:r>
    </w:p>
    <w:p w14:paraId="486580A2" w14:textId="77777777" w:rsidR="009268BE" w:rsidRDefault="009268BE" w:rsidP="00363E1C">
      <w:pPr>
        <w:rPr>
          <w:rFonts w:ascii="Times New Roman" w:eastAsia="Times New Roman" w:hAnsi="Times New Roman" w:cs="Times New Roman"/>
          <w:color w:val="EE0000"/>
        </w:rPr>
      </w:pPr>
    </w:p>
    <w:p w14:paraId="70E7C662" w14:textId="49399618" w:rsidR="009268BE" w:rsidRDefault="009268BE" w:rsidP="00363E1C">
      <w:pPr>
        <w:rPr>
          <w:rFonts w:ascii="Times New Roman" w:eastAsia="Times New Roman" w:hAnsi="Times New Roman" w:cs="Times New Roman"/>
          <w:b/>
          <w:bCs/>
          <w:color w:val="000000" w:themeColor="text1"/>
        </w:rPr>
      </w:pPr>
      <w:r w:rsidRPr="009268BE">
        <w:rPr>
          <w:rFonts w:ascii="Times New Roman" w:eastAsia="Times New Roman" w:hAnsi="Times New Roman" w:cs="Times New Roman"/>
          <w:b/>
          <w:bCs/>
          <w:color w:val="000000" w:themeColor="text1"/>
        </w:rPr>
        <w:t>Reviewer 3.</w:t>
      </w:r>
    </w:p>
    <w:p w14:paraId="54F34F69" w14:textId="77777777" w:rsidR="009268BE" w:rsidRPr="009268BE" w:rsidRDefault="009268BE" w:rsidP="009268BE">
      <w:pPr>
        <w:rPr>
          <w:rFonts w:ascii="Times New Roman" w:eastAsia="Times New Roman" w:hAnsi="Times New Roman" w:cs="Times New Roman"/>
        </w:rPr>
      </w:pPr>
    </w:p>
    <w:p w14:paraId="64F308C3" w14:textId="2BEBF43F" w:rsidR="009268BE" w:rsidRDefault="009268BE" w:rsidP="009268BE">
      <w:pPr>
        <w:tabs>
          <w:tab w:val="left" w:pos="2406"/>
        </w:tabs>
        <w:rPr>
          <w:rFonts w:ascii="Times New Roman" w:eastAsia="Times New Roman" w:hAnsi="Times New Roman" w:cs="Times New Roman"/>
        </w:rPr>
      </w:pPr>
      <w:r w:rsidRPr="009268BE">
        <w:rPr>
          <w:rFonts w:ascii="Times New Roman" w:eastAsia="Times New Roman" w:hAnsi="Times New Roman" w:cs="Times New Roman"/>
        </w:rPr>
        <w:t xml:space="preserve">I appreciate the thoroughness with which you responded to </w:t>
      </w:r>
      <w:proofErr w:type="gramStart"/>
      <w:r w:rsidRPr="009268BE">
        <w:rPr>
          <w:rFonts w:ascii="Times New Roman" w:eastAsia="Times New Roman" w:hAnsi="Times New Roman" w:cs="Times New Roman"/>
        </w:rPr>
        <w:t>all of</w:t>
      </w:r>
      <w:proofErr w:type="gramEnd"/>
      <w:r w:rsidRPr="009268BE">
        <w:rPr>
          <w:rFonts w:ascii="Times New Roman" w:eastAsia="Times New Roman" w:hAnsi="Times New Roman" w:cs="Times New Roman"/>
        </w:rPr>
        <w:t xml:space="preserve"> the suggestions. The changes made help to clarify the manuscript and address concerns across reviewers.</w:t>
      </w:r>
    </w:p>
    <w:p w14:paraId="243BB207" w14:textId="77777777" w:rsidR="009268BE" w:rsidRDefault="009268BE" w:rsidP="009268BE">
      <w:pPr>
        <w:tabs>
          <w:tab w:val="left" w:pos="2406"/>
        </w:tabs>
        <w:rPr>
          <w:rFonts w:ascii="Times New Roman" w:eastAsia="Times New Roman" w:hAnsi="Times New Roman" w:cs="Times New Roman"/>
        </w:rPr>
      </w:pPr>
    </w:p>
    <w:p w14:paraId="3E322DBD" w14:textId="288031A6" w:rsidR="009268BE" w:rsidRPr="009268BE" w:rsidRDefault="009268BE" w:rsidP="009268BE">
      <w:pPr>
        <w:rPr>
          <w:rFonts w:ascii="Times New Roman" w:eastAsia="Times New Roman" w:hAnsi="Times New Roman" w:cs="Times New Roman"/>
          <w:color w:val="EE0000"/>
        </w:rPr>
      </w:pPr>
      <w:r w:rsidRPr="009268BE">
        <w:rPr>
          <w:rFonts w:ascii="Times New Roman" w:eastAsia="Times New Roman" w:hAnsi="Times New Roman" w:cs="Times New Roman"/>
          <w:color w:val="EE0000"/>
        </w:rPr>
        <w:t xml:space="preserve">We are pleased to see that the reviewer believes that </w:t>
      </w:r>
      <w:r>
        <w:rPr>
          <w:rFonts w:ascii="Times New Roman" w:eastAsia="Times New Roman" w:hAnsi="Times New Roman" w:cs="Times New Roman"/>
          <w:color w:val="EE0000"/>
        </w:rPr>
        <w:t>we have sufficiently addressed this reviewer’s original concerns.</w:t>
      </w:r>
    </w:p>
    <w:p w14:paraId="515B7F5F" w14:textId="77777777" w:rsidR="009268BE" w:rsidRPr="009268BE" w:rsidRDefault="009268BE" w:rsidP="009268BE">
      <w:pPr>
        <w:tabs>
          <w:tab w:val="left" w:pos="2406"/>
        </w:tabs>
        <w:rPr>
          <w:rFonts w:ascii="Times New Roman" w:eastAsia="Times New Roman" w:hAnsi="Times New Roman" w:cs="Times New Roman"/>
        </w:rPr>
      </w:pPr>
    </w:p>
    <w:sectPr w:rsidR="009268BE" w:rsidRPr="009268BE">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3C7A7" w14:textId="77777777" w:rsidR="000149CF" w:rsidRDefault="000149CF">
      <w:pPr>
        <w:spacing w:line="240" w:lineRule="auto"/>
      </w:pPr>
      <w:r>
        <w:separator/>
      </w:r>
    </w:p>
  </w:endnote>
  <w:endnote w:type="continuationSeparator" w:id="0">
    <w:p w14:paraId="377997ED" w14:textId="77777777" w:rsidR="000149CF" w:rsidRDefault="000149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DF223622-4660-4366-B3E0-000F6FCC523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C9B0197E-0F1D-4CF2-83B3-EEA6CF6C9F1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5F34A" w14:textId="77777777" w:rsidR="000149CF" w:rsidRDefault="000149CF">
      <w:pPr>
        <w:spacing w:line="240" w:lineRule="auto"/>
      </w:pPr>
      <w:r>
        <w:separator/>
      </w:r>
    </w:p>
  </w:footnote>
  <w:footnote w:type="continuationSeparator" w:id="0">
    <w:p w14:paraId="0F547EB2" w14:textId="77777777" w:rsidR="000149CF" w:rsidRDefault="000149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5" w14:textId="55A06684" w:rsidR="00D712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R2Rs Document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3151BF">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BFF"/>
    <w:multiLevelType w:val="multilevel"/>
    <w:tmpl w:val="78A49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782768"/>
    <w:multiLevelType w:val="hybridMultilevel"/>
    <w:tmpl w:val="9F0868EC"/>
    <w:lvl w:ilvl="0" w:tplc="6AD024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D42246"/>
    <w:multiLevelType w:val="multilevel"/>
    <w:tmpl w:val="112C3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8EC31B2"/>
    <w:multiLevelType w:val="hybridMultilevel"/>
    <w:tmpl w:val="5980DD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5075982"/>
    <w:multiLevelType w:val="multilevel"/>
    <w:tmpl w:val="028AA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73753862">
    <w:abstractNumId w:val="4"/>
  </w:num>
  <w:num w:numId="2" w16cid:durableId="777719428">
    <w:abstractNumId w:val="0"/>
  </w:num>
  <w:num w:numId="3" w16cid:durableId="642122558">
    <w:abstractNumId w:val="2"/>
  </w:num>
  <w:num w:numId="4" w16cid:durableId="1043360172">
    <w:abstractNumId w:val="1"/>
  </w:num>
  <w:num w:numId="5" w16cid:durableId="182755019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Hoch, Justine">
    <w15:presenceInfo w15:providerId="AD" w15:userId="S::justine.hoch.2@vumc.org::2fdf92fb-ca86-413a-a691-11c194e41b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2B4"/>
    <w:rsid w:val="000149CF"/>
    <w:rsid w:val="0001693A"/>
    <w:rsid w:val="00086F82"/>
    <w:rsid w:val="000A71F5"/>
    <w:rsid w:val="000B45C9"/>
    <w:rsid w:val="00192476"/>
    <w:rsid w:val="00196EC1"/>
    <w:rsid w:val="001A1330"/>
    <w:rsid w:val="00222675"/>
    <w:rsid w:val="003061DC"/>
    <w:rsid w:val="003151BF"/>
    <w:rsid w:val="00361ED1"/>
    <w:rsid w:val="00363E1C"/>
    <w:rsid w:val="004A7A5B"/>
    <w:rsid w:val="004D435B"/>
    <w:rsid w:val="004E5B8D"/>
    <w:rsid w:val="005D29F4"/>
    <w:rsid w:val="005E4524"/>
    <w:rsid w:val="006460C1"/>
    <w:rsid w:val="00751790"/>
    <w:rsid w:val="007B1277"/>
    <w:rsid w:val="00855E1B"/>
    <w:rsid w:val="00870D77"/>
    <w:rsid w:val="009268BE"/>
    <w:rsid w:val="00974E5F"/>
    <w:rsid w:val="009B0094"/>
    <w:rsid w:val="009E3F07"/>
    <w:rsid w:val="00CE3196"/>
    <w:rsid w:val="00D33239"/>
    <w:rsid w:val="00D51532"/>
    <w:rsid w:val="00D712B4"/>
    <w:rsid w:val="00E2001E"/>
    <w:rsid w:val="00E404E8"/>
    <w:rsid w:val="00E44364"/>
    <w:rsid w:val="00F61914"/>
    <w:rsid w:val="00FA18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ADAB8"/>
  <w15:docId w15:val="{47202C0A-1D7D-45E9-8EE2-A269F47A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061DC"/>
    <w:pPr>
      <w:ind w:left="720"/>
      <w:contextualSpacing/>
    </w:pPr>
  </w:style>
  <w:style w:type="paragraph" w:styleId="Revision">
    <w:name w:val="Revision"/>
    <w:hidden/>
    <w:uiPriority w:val="99"/>
    <w:semiHidden/>
    <w:rsid w:val="004D435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4</Pages>
  <Words>1484</Words>
  <Characters>8461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Benton, Deon</dc:creator>
  <cp:lastModifiedBy>Benton, Deon</cp:lastModifiedBy>
  <cp:revision>3</cp:revision>
  <dcterms:created xsi:type="dcterms:W3CDTF">2026-06-02T20:58:00Z</dcterms:created>
  <dcterms:modified xsi:type="dcterms:W3CDTF">2026-06-02T23:57:00Z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2026-06-02T20:58:51Z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af9e9086-bf4e-4c20-9b36-b1ead26b35f2</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